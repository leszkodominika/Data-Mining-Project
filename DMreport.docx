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0CC1BF" w14:textId="77777777" w:rsidR="002D2D40" w:rsidRPr="00E5289E" w:rsidRDefault="00DB6458" w:rsidP="008B5C7D">
      <w:pPr>
        <w:pStyle w:val="Title"/>
        <w:jc w:val="both"/>
        <w:rPr>
          <w:rFonts w:ascii="Times New Roman" w:hAnsi="Times New Roman" w:cs="Times New Roman"/>
          <w:lang w:val="en-GB"/>
        </w:rPr>
      </w:pPr>
      <w:bookmarkStart w:id="0" w:name="_GoBack"/>
      <w:bookmarkEnd w:id="0"/>
      <w:r>
        <w:rPr>
          <w:rFonts w:ascii="Times New Roman" w:hAnsi="Times New Roman" w:cs="Times New Roman"/>
          <w:lang w:val="en-GB"/>
        </w:rPr>
        <w:t>Project</w:t>
      </w:r>
    </w:p>
    <w:p w14:paraId="6F71A775" w14:textId="77777777" w:rsidR="002D2D40" w:rsidRPr="00E5289E" w:rsidRDefault="002D2D40" w:rsidP="008B5C7D">
      <w:pPr>
        <w:spacing w:after="120"/>
        <w:jc w:val="both"/>
        <w:rPr>
          <w:sz w:val="20"/>
          <w:szCs w:val="20"/>
          <w:vertAlign w:val="superscript"/>
          <w:lang w:val="en-GB"/>
        </w:rPr>
      </w:pPr>
      <w:r w:rsidRPr="00E5289E">
        <w:rPr>
          <w:sz w:val="20"/>
          <w:szCs w:val="20"/>
          <w:lang w:val="en-GB"/>
        </w:rPr>
        <w:t>First Author</w:t>
      </w:r>
      <w:r w:rsidRPr="00E5289E">
        <w:rPr>
          <w:sz w:val="20"/>
          <w:szCs w:val="20"/>
          <w:vertAlign w:val="superscript"/>
          <w:lang w:val="en-GB"/>
        </w:rPr>
        <w:t>1</w:t>
      </w:r>
      <w:r w:rsidRPr="00E5289E">
        <w:rPr>
          <w:sz w:val="20"/>
          <w:szCs w:val="20"/>
          <w:lang w:val="en-GB"/>
        </w:rPr>
        <w:t>, Second Author</w:t>
      </w:r>
      <w:r w:rsidRPr="00E5289E">
        <w:rPr>
          <w:sz w:val="20"/>
          <w:szCs w:val="20"/>
          <w:vertAlign w:val="superscript"/>
          <w:lang w:val="en-GB"/>
        </w:rPr>
        <w:t>2</w:t>
      </w:r>
      <w:r w:rsidRPr="00E5289E">
        <w:rPr>
          <w:sz w:val="20"/>
          <w:szCs w:val="20"/>
          <w:lang w:val="en-GB"/>
        </w:rPr>
        <w:t>, Third Author</w:t>
      </w:r>
      <w:r w:rsidRPr="00E5289E">
        <w:rPr>
          <w:sz w:val="20"/>
          <w:szCs w:val="20"/>
          <w:vertAlign w:val="superscript"/>
          <w:lang w:val="en-GB"/>
        </w:rPr>
        <w:t>3</w:t>
      </w:r>
      <w:r w:rsidRPr="00E5289E">
        <w:rPr>
          <w:sz w:val="20"/>
          <w:szCs w:val="20"/>
          <w:lang w:val="en-GB"/>
        </w:rPr>
        <w:t xml:space="preserve"> </w:t>
      </w:r>
      <w:r w:rsidR="00A0746A" w:rsidRPr="00E5289E">
        <w:rPr>
          <w:sz w:val="20"/>
          <w:szCs w:val="20"/>
          <w:lang w:val="en-GB"/>
        </w:rPr>
        <w:t>&amp;</w:t>
      </w:r>
      <w:r w:rsidRPr="00E5289E">
        <w:rPr>
          <w:sz w:val="20"/>
          <w:szCs w:val="20"/>
          <w:lang w:val="en-GB"/>
        </w:rPr>
        <w:t xml:space="preserve"> Fourth Author</w:t>
      </w:r>
      <w:r w:rsidRPr="00E5289E">
        <w:rPr>
          <w:sz w:val="20"/>
          <w:szCs w:val="20"/>
          <w:vertAlign w:val="superscript"/>
          <w:lang w:val="en-GB"/>
        </w:rPr>
        <w:t>4</w:t>
      </w:r>
    </w:p>
    <w:p w14:paraId="763222FF" w14:textId="77777777" w:rsidR="002D2D40" w:rsidRPr="00E5289E" w:rsidRDefault="002D2D40" w:rsidP="008B5C7D">
      <w:pPr>
        <w:jc w:val="both"/>
        <w:rPr>
          <w:sz w:val="16"/>
          <w:szCs w:val="16"/>
          <w:lang w:val="en-GB"/>
        </w:rPr>
      </w:pPr>
      <w:r w:rsidRPr="00E5289E">
        <w:rPr>
          <w:sz w:val="16"/>
          <w:szCs w:val="16"/>
          <w:vertAlign w:val="superscript"/>
          <w:lang w:val="en-GB"/>
        </w:rPr>
        <w:t>1</w:t>
      </w:r>
      <w:r w:rsidRPr="00E5289E">
        <w:rPr>
          <w:sz w:val="16"/>
          <w:szCs w:val="16"/>
          <w:lang w:val="en-GB"/>
        </w:rPr>
        <w:t>first author student number and e-mail contact</w:t>
      </w:r>
    </w:p>
    <w:p w14:paraId="7C757543" w14:textId="77777777" w:rsidR="002D2D40" w:rsidRPr="00E5289E" w:rsidRDefault="002D2D40" w:rsidP="008B5C7D">
      <w:pPr>
        <w:jc w:val="both"/>
        <w:rPr>
          <w:sz w:val="16"/>
          <w:szCs w:val="16"/>
          <w:lang w:val="en-GB"/>
        </w:rPr>
      </w:pPr>
      <w:r w:rsidRPr="00E5289E">
        <w:rPr>
          <w:sz w:val="16"/>
          <w:szCs w:val="16"/>
          <w:vertAlign w:val="superscript"/>
          <w:lang w:val="en-GB"/>
        </w:rPr>
        <w:t>2</w:t>
      </w:r>
      <w:r w:rsidR="00FA008C" w:rsidRPr="00E5289E">
        <w:rPr>
          <w:sz w:val="16"/>
          <w:szCs w:val="16"/>
          <w:lang w:val="en-GB"/>
        </w:rPr>
        <w:t xml:space="preserve">second </w:t>
      </w:r>
      <w:r w:rsidRPr="00E5289E">
        <w:rPr>
          <w:sz w:val="16"/>
          <w:szCs w:val="16"/>
          <w:lang w:val="en-GB"/>
        </w:rPr>
        <w:t>author student number and e-mail contact</w:t>
      </w:r>
    </w:p>
    <w:p w14:paraId="41208972" w14:textId="77777777" w:rsidR="002D2D40" w:rsidRPr="00E5289E" w:rsidRDefault="002D2D40" w:rsidP="008B5C7D">
      <w:pPr>
        <w:jc w:val="both"/>
        <w:rPr>
          <w:sz w:val="16"/>
          <w:szCs w:val="16"/>
          <w:lang w:val="en-GB"/>
        </w:rPr>
      </w:pPr>
      <w:r w:rsidRPr="00E5289E">
        <w:rPr>
          <w:sz w:val="16"/>
          <w:szCs w:val="16"/>
          <w:vertAlign w:val="superscript"/>
          <w:lang w:val="en-GB"/>
        </w:rPr>
        <w:t>3</w:t>
      </w:r>
      <w:r w:rsidR="00FA008C" w:rsidRPr="00E5289E">
        <w:rPr>
          <w:sz w:val="16"/>
          <w:szCs w:val="16"/>
          <w:lang w:val="en-GB"/>
        </w:rPr>
        <w:t>third</w:t>
      </w:r>
      <w:r w:rsidRPr="00E5289E">
        <w:rPr>
          <w:sz w:val="16"/>
          <w:szCs w:val="16"/>
          <w:lang w:val="en-GB"/>
        </w:rPr>
        <w:t xml:space="preserve"> author student number and e-mail contact</w:t>
      </w:r>
    </w:p>
    <w:p w14:paraId="1845A8DE" w14:textId="77777777" w:rsidR="002D2D40" w:rsidRPr="00E5289E" w:rsidRDefault="002D2D40" w:rsidP="008B5C7D">
      <w:pPr>
        <w:jc w:val="both"/>
        <w:rPr>
          <w:sz w:val="16"/>
          <w:szCs w:val="16"/>
          <w:lang w:val="en-GB"/>
        </w:rPr>
      </w:pPr>
      <w:r w:rsidRPr="00E5289E">
        <w:rPr>
          <w:sz w:val="16"/>
          <w:szCs w:val="16"/>
          <w:vertAlign w:val="superscript"/>
          <w:lang w:val="en-GB"/>
        </w:rPr>
        <w:t>4</w:t>
      </w:r>
      <w:r w:rsidR="00FA008C" w:rsidRPr="00E5289E">
        <w:rPr>
          <w:sz w:val="16"/>
          <w:szCs w:val="16"/>
          <w:lang w:val="en-GB"/>
        </w:rPr>
        <w:t xml:space="preserve">fourth </w:t>
      </w:r>
      <w:r w:rsidRPr="00E5289E">
        <w:rPr>
          <w:sz w:val="16"/>
          <w:szCs w:val="16"/>
          <w:lang w:val="en-GB"/>
        </w:rPr>
        <w:t>author student number and e-mail contact</w:t>
      </w:r>
    </w:p>
    <w:p w14:paraId="436C06F1" w14:textId="77777777" w:rsidR="002D2D40" w:rsidRPr="00E5289E" w:rsidRDefault="002D2D40" w:rsidP="008B5C7D">
      <w:pPr>
        <w:jc w:val="both"/>
        <w:rPr>
          <w:sz w:val="16"/>
          <w:szCs w:val="16"/>
          <w:lang w:val="en-GB"/>
        </w:rPr>
      </w:pPr>
    </w:p>
    <w:p w14:paraId="22533188" w14:textId="77777777" w:rsidR="00F135C7" w:rsidRPr="00E5289E" w:rsidRDefault="00F135C7" w:rsidP="008B5C7D">
      <w:pPr>
        <w:jc w:val="both"/>
        <w:rPr>
          <w:sz w:val="16"/>
          <w:szCs w:val="16"/>
          <w:lang w:val="en-GB"/>
        </w:rPr>
      </w:pPr>
    </w:p>
    <w:p w14:paraId="6C9FEA0C" w14:textId="77777777" w:rsidR="00F135C7" w:rsidRPr="00E5289E" w:rsidRDefault="00F135C7" w:rsidP="008B5C7D">
      <w:pPr>
        <w:jc w:val="both"/>
        <w:rPr>
          <w:b/>
          <w:sz w:val="16"/>
          <w:szCs w:val="16"/>
          <w:lang w:val="en-GB"/>
        </w:rPr>
      </w:pPr>
      <w:bookmarkStart w:id="1" w:name="_Toc531536793"/>
      <w:bookmarkStart w:id="2" w:name="_Toc531554527"/>
      <w:r w:rsidRPr="00E5289E">
        <w:rPr>
          <w:rStyle w:val="Heading3Char"/>
          <w:rFonts w:ascii="Times New Roman" w:hAnsi="Times New Roman" w:cs="Times New Roman"/>
          <w:sz w:val="16"/>
          <w:szCs w:val="16"/>
          <w:lang w:val="en-GB"/>
        </w:rPr>
        <w:t>Abstract</w:t>
      </w:r>
      <w:bookmarkEnd w:id="1"/>
      <w:bookmarkEnd w:id="2"/>
      <w:r w:rsidRPr="00E5289E">
        <w:rPr>
          <w:b/>
          <w:sz w:val="16"/>
          <w:szCs w:val="16"/>
          <w:lang w:val="en-GB"/>
        </w:rPr>
        <w:t xml:space="preserve">: </w:t>
      </w:r>
      <w:r w:rsidRPr="00E5289E">
        <w:rPr>
          <w:sz w:val="16"/>
          <w:szCs w:val="16"/>
          <w:lang w:val="en-GB"/>
        </w:rPr>
        <w:t>maximum of 250 words, font Times New Roman, size 10, line spacing 1.0</w:t>
      </w:r>
    </w:p>
    <w:p w14:paraId="4DE2BEAD" w14:textId="77777777" w:rsidR="00F135C7" w:rsidRPr="00E5289E" w:rsidRDefault="00F135C7" w:rsidP="008B5C7D">
      <w:pPr>
        <w:spacing w:after="240"/>
        <w:jc w:val="both"/>
        <w:rPr>
          <w:sz w:val="16"/>
          <w:szCs w:val="16"/>
          <w:lang w:val="en-GB"/>
        </w:rPr>
      </w:pPr>
      <w:bookmarkStart w:id="3" w:name="_Toc531536794"/>
      <w:bookmarkStart w:id="4" w:name="_Toc531554528"/>
      <w:r w:rsidRPr="00E5289E">
        <w:rPr>
          <w:rStyle w:val="Heading3Char"/>
          <w:rFonts w:ascii="Times New Roman" w:hAnsi="Times New Roman" w:cs="Times New Roman"/>
          <w:sz w:val="16"/>
          <w:szCs w:val="16"/>
          <w:lang w:val="en-GB"/>
        </w:rPr>
        <w:t>Keywords</w:t>
      </w:r>
      <w:bookmarkEnd w:id="3"/>
      <w:bookmarkEnd w:id="4"/>
      <w:r w:rsidRPr="00E5289E">
        <w:rPr>
          <w:sz w:val="16"/>
          <w:szCs w:val="16"/>
          <w:lang w:val="en-GB"/>
        </w:rPr>
        <w:t>: maximum three keywords separated by semicolon</w:t>
      </w:r>
    </w:p>
    <w:p w14:paraId="0EB9D77B" w14:textId="77777777" w:rsidR="00F135C7" w:rsidRPr="00E5289E" w:rsidRDefault="00F135C7" w:rsidP="008B5C7D">
      <w:pPr>
        <w:spacing w:after="240"/>
        <w:jc w:val="both"/>
        <w:rPr>
          <w:sz w:val="16"/>
          <w:szCs w:val="16"/>
          <w:lang w:val="en-GB"/>
        </w:rPr>
      </w:pPr>
      <w:bookmarkStart w:id="5" w:name="_Toc531554529"/>
      <w:r w:rsidRPr="00E5289E">
        <w:rPr>
          <w:rStyle w:val="Heading3Char"/>
          <w:rFonts w:ascii="Times New Roman" w:hAnsi="Times New Roman" w:cs="Times New Roman"/>
          <w:sz w:val="16"/>
          <w:szCs w:val="16"/>
          <w:lang w:val="en-GB"/>
        </w:rPr>
        <w:t>Statement of Contribution</w:t>
      </w:r>
      <w:bookmarkEnd w:id="5"/>
      <w:r w:rsidRPr="00E5289E">
        <w:rPr>
          <w:sz w:val="16"/>
          <w:szCs w:val="16"/>
          <w:lang w:val="en-GB"/>
        </w:rPr>
        <w:t>: clearly state the contributions of each group member to the project</w:t>
      </w:r>
    </w:p>
    <w:p w14:paraId="0A8C3AFD" w14:textId="77777777" w:rsidR="00F135C7" w:rsidRPr="00E5289E" w:rsidRDefault="00F135C7" w:rsidP="008B5C7D">
      <w:pPr>
        <w:jc w:val="both"/>
        <w:rPr>
          <w:sz w:val="16"/>
          <w:szCs w:val="16"/>
          <w:lang w:val="en-GB"/>
        </w:rPr>
      </w:pPr>
    </w:p>
    <w:p w14:paraId="40BFC351" w14:textId="77777777" w:rsidR="00493754" w:rsidRPr="00E5289E" w:rsidRDefault="00493754" w:rsidP="008B5C7D">
      <w:pPr>
        <w:spacing w:after="240"/>
        <w:jc w:val="both"/>
        <w:rPr>
          <w:sz w:val="18"/>
          <w:szCs w:val="18"/>
          <w:lang w:val="en-GB"/>
        </w:rPr>
      </w:pPr>
    </w:p>
    <w:p w14:paraId="17B4D83D" w14:textId="77777777" w:rsidR="0006602A" w:rsidRPr="00E5289E" w:rsidRDefault="0006602A" w:rsidP="008B5C7D">
      <w:pPr>
        <w:pStyle w:val="Heading1"/>
        <w:numPr>
          <w:ilvl w:val="0"/>
          <w:numId w:val="0"/>
        </w:numPr>
        <w:ind w:left="720" w:hanging="180"/>
        <w:jc w:val="both"/>
        <w:rPr>
          <w:rStyle w:val="Heading3Char"/>
          <w:rFonts w:ascii="Times New Roman" w:hAnsi="Times New Roman" w:cs="Times New Roman"/>
          <w:b/>
          <w:lang w:val="en-GB"/>
        </w:rPr>
        <w:sectPr w:rsidR="0006602A" w:rsidRPr="00E5289E" w:rsidSect="0006602A">
          <w:headerReference w:type="default" r:id="rId8"/>
          <w:footerReference w:type="even" r:id="rId9"/>
          <w:footerReference w:type="default" r:id="rId10"/>
          <w:pgSz w:w="12240" w:h="15840"/>
          <w:pgMar w:top="1440" w:right="1440" w:bottom="1440" w:left="1440" w:header="720" w:footer="720" w:gutter="0"/>
          <w:pgNumType w:fmt="upperRoman"/>
          <w:cols w:space="720"/>
          <w:docGrid w:linePitch="360"/>
        </w:sectPr>
      </w:pPr>
    </w:p>
    <w:sdt>
      <w:sdtPr>
        <w:rPr>
          <w:rFonts w:ascii="Times New Roman" w:hAnsi="Times New Roman" w:cs="Times New Roman"/>
          <w:bCs w:val="0"/>
          <w:i/>
          <w:color w:val="000000" w:themeColor="text1"/>
          <w:sz w:val="18"/>
          <w:szCs w:val="24"/>
          <w:lang w:val="en-GB"/>
        </w:rPr>
        <w:id w:val="-1788960359"/>
        <w:docPartObj>
          <w:docPartGallery w:val="Table of Contents"/>
          <w:docPartUnique/>
        </w:docPartObj>
      </w:sdtPr>
      <w:sdtEndPr>
        <w:rPr>
          <w:rFonts w:eastAsia="Times New Roman"/>
          <w:i w:val="0"/>
          <w:noProof/>
          <w:color w:val="auto"/>
          <w:sz w:val="24"/>
        </w:rPr>
      </w:sdtEndPr>
      <w:sdtContent>
        <w:p w14:paraId="0FD85F86" w14:textId="77777777" w:rsidR="00493754" w:rsidRPr="00E5289E" w:rsidRDefault="00493754" w:rsidP="008B5C7D">
          <w:pPr>
            <w:pStyle w:val="TOCHeading"/>
            <w:jc w:val="both"/>
            <w:rPr>
              <w:rFonts w:ascii="Times New Roman" w:hAnsi="Times New Roman" w:cs="Times New Roman"/>
              <w:i/>
              <w:color w:val="000000" w:themeColor="text1"/>
              <w:lang w:val="en-GB"/>
            </w:rPr>
          </w:pPr>
          <w:r w:rsidRPr="00E5289E">
            <w:rPr>
              <w:rFonts w:ascii="Times New Roman" w:hAnsi="Times New Roman" w:cs="Times New Roman"/>
              <w:i/>
              <w:color w:val="000000" w:themeColor="text1"/>
              <w:lang w:val="en-GB"/>
            </w:rPr>
            <w:t>Table of Contents</w:t>
          </w:r>
        </w:p>
        <w:p w14:paraId="7AD55677" w14:textId="77777777" w:rsidR="00CE1002" w:rsidRPr="00E5289E" w:rsidRDefault="00CE1002" w:rsidP="008B5C7D">
          <w:pPr>
            <w:jc w:val="both"/>
            <w:rPr>
              <w:lang w:val="en-GB"/>
            </w:rPr>
          </w:pPr>
        </w:p>
        <w:p w14:paraId="65631BAC" w14:textId="77777777" w:rsidR="0084257E" w:rsidRPr="00E5289E" w:rsidRDefault="00493754" w:rsidP="008B5C7D">
          <w:pPr>
            <w:pStyle w:val="TOC3"/>
            <w:jc w:val="both"/>
            <w:rPr>
              <w:rFonts w:eastAsiaTheme="minorEastAsia" w:cstheme="minorBidi"/>
              <w:noProof/>
              <w:sz w:val="24"/>
              <w:szCs w:val="24"/>
              <w:lang w:val="en-GB"/>
            </w:rPr>
          </w:pPr>
          <w:r w:rsidRPr="00E5289E">
            <w:rPr>
              <w:rFonts w:ascii="Times New Roman" w:hAnsi="Times New Roman" w:cs="Times New Roman"/>
              <w:lang w:val="en-GB"/>
            </w:rPr>
            <w:fldChar w:fldCharType="begin"/>
          </w:r>
          <w:r w:rsidRPr="00E5289E">
            <w:rPr>
              <w:rFonts w:ascii="Times New Roman" w:hAnsi="Times New Roman" w:cs="Times New Roman"/>
              <w:lang w:val="en-GB"/>
            </w:rPr>
            <w:instrText xml:space="preserve"> TOC \o "1-3" \h \z \u </w:instrText>
          </w:r>
          <w:r w:rsidRPr="00E5289E">
            <w:rPr>
              <w:rFonts w:ascii="Times New Roman" w:hAnsi="Times New Roman" w:cs="Times New Roman"/>
              <w:lang w:val="en-GB"/>
            </w:rPr>
            <w:fldChar w:fldCharType="separate"/>
          </w:r>
          <w:hyperlink w:anchor="_Toc531554527" w:history="1">
            <w:r w:rsidR="0084257E" w:rsidRPr="00E5289E">
              <w:rPr>
                <w:rStyle w:val="Hyperlink"/>
                <w:rFonts w:ascii="Times New Roman" w:eastAsiaTheme="majorEastAsia" w:hAnsi="Times New Roman" w:cs="Times New Roman"/>
                <w:noProof/>
                <w:lang w:val="en-GB"/>
              </w:rPr>
              <w:t>Abstract</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_Toc531554527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w:t>
            </w:r>
            <w:r w:rsidR="0084257E" w:rsidRPr="00E5289E">
              <w:rPr>
                <w:noProof/>
                <w:webHidden/>
                <w:lang w:val="en-GB"/>
              </w:rPr>
              <w:fldChar w:fldCharType="end"/>
            </w:r>
          </w:hyperlink>
        </w:p>
        <w:p w14:paraId="26298CD9" w14:textId="77777777" w:rsidR="0084257E" w:rsidRPr="00E5289E" w:rsidRDefault="0034757F" w:rsidP="008B5C7D">
          <w:pPr>
            <w:pStyle w:val="TOC3"/>
            <w:jc w:val="both"/>
            <w:rPr>
              <w:rFonts w:eastAsiaTheme="minorEastAsia" w:cstheme="minorBidi"/>
              <w:noProof/>
              <w:sz w:val="24"/>
              <w:szCs w:val="24"/>
              <w:lang w:val="en-GB"/>
            </w:rPr>
          </w:pPr>
          <w:hyperlink w:anchor="_Toc531554528" w:history="1">
            <w:r w:rsidR="0084257E" w:rsidRPr="00E5289E">
              <w:rPr>
                <w:rStyle w:val="Hyperlink"/>
                <w:rFonts w:ascii="Times New Roman" w:eastAsiaTheme="majorEastAsia" w:hAnsi="Times New Roman" w:cs="Times New Roman"/>
                <w:noProof/>
                <w:lang w:val="en-GB"/>
              </w:rPr>
              <w:t>Keywords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_Toc531554528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w:t>
            </w:r>
            <w:r w:rsidR="0084257E" w:rsidRPr="00E5289E">
              <w:rPr>
                <w:noProof/>
                <w:webHidden/>
                <w:lang w:val="en-GB"/>
              </w:rPr>
              <w:fldChar w:fldCharType="end"/>
            </w:r>
          </w:hyperlink>
        </w:p>
        <w:p w14:paraId="230D21DF" w14:textId="77777777" w:rsidR="0084257E" w:rsidRPr="00E5289E" w:rsidRDefault="0034757F" w:rsidP="008B5C7D">
          <w:pPr>
            <w:pStyle w:val="TOC3"/>
            <w:jc w:val="both"/>
            <w:rPr>
              <w:rFonts w:eastAsiaTheme="minorEastAsia" w:cstheme="minorBidi"/>
              <w:noProof/>
              <w:sz w:val="24"/>
              <w:szCs w:val="24"/>
              <w:lang w:val="en-GB"/>
            </w:rPr>
          </w:pPr>
          <w:hyperlink w:anchor="_Toc531554529" w:history="1">
            <w:r w:rsidR="0084257E" w:rsidRPr="00E5289E">
              <w:rPr>
                <w:rStyle w:val="Hyperlink"/>
                <w:rFonts w:ascii="Times New Roman" w:eastAsiaTheme="majorEastAsia" w:hAnsi="Times New Roman" w:cs="Times New Roman"/>
                <w:noProof/>
                <w:lang w:val="en-GB"/>
              </w:rPr>
              <w:t>Statement of Contribution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_Toc531554529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w:t>
            </w:r>
            <w:r w:rsidR="0084257E" w:rsidRPr="00E5289E">
              <w:rPr>
                <w:noProof/>
                <w:webHidden/>
                <w:lang w:val="en-GB"/>
              </w:rPr>
              <w:fldChar w:fldCharType="end"/>
            </w:r>
          </w:hyperlink>
        </w:p>
        <w:p w14:paraId="49D934F6" w14:textId="77777777" w:rsidR="0084257E" w:rsidRPr="00E5289E" w:rsidRDefault="0034757F" w:rsidP="008B5C7D">
          <w:pPr>
            <w:pStyle w:val="TOC3"/>
            <w:jc w:val="both"/>
            <w:rPr>
              <w:rFonts w:eastAsiaTheme="minorEastAsia" w:cstheme="minorBidi"/>
              <w:noProof/>
              <w:sz w:val="24"/>
              <w:szCs w:val="24"/>
              <w:lang w:val="en-GB"/>
            </w:rPr>
          </w:pPr>
          <w:hyperlink w:anchor="_Toc531554530" w:history="1">
            <w:r w:rsidR="0084257E" w:rsidRPr="00E5289E">
              <w:rPr>
                <w:rStyle w:val="Hyperlink"/>
                <w:rFonts w:ascii="Times New Roman" w:eastAsiaTheme="majorEastAsia" w:hAnsi="Times New Roman" w:cs="Times New Roman"/>
                <w:noProof/>
                <w:lang w:val="en-GB"/>
              </w:rPr>
              <w:t>List of Figures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III</w:t>
            </w:r>
            <w:r w:rsidR="0084257E" w:rsidRPr="00E5289E">
              <w:rPr>
                <w:noProof/>
                <w:webHidden/>
                <w:lang w:val="en-GB"/>
              </w:rPr>
              <w:fldChar w:fldCharType="end"/>
            </w:r>
          </w:hyperlink>
        </w:p>
        <w:p w14:paraId="2CD1B01D" w14:textId="77777777" w:rsidR="0084257E" w:rsidRPr="00E5289E" w:rsidRDefault="0034757F" w:rsidP="008B5C7D">
          <w:pPr>
            <w:pStyle w:val="TOC3"/>
            <w:jc w:val="both"/>
            <w:rPr>
              <w:rStyle w:val="Hyperlink"/>
              <w:rFonts w:eastAsiaTheme="majorEastAsia"/>
              <w:noProof/>
              <w:lang w:val="en-GB"/>
            </w:rPr>
          </w:pPr>
          <w:hyperlink w:anchor="_Toc531554531" w:history="1">
            <w:r w:rsidR="0084257E" w:rsidRPr="00E5289E">
              <w:rPr>
                <w:rStyle w:val="Hyperlink"/>
                <w:rFonts w:ascii="Times New Roman" w:eastAsiaTheme="majorEastAsia" w:hAnsi="Times New Roman" w:cs="Times New Roman"/>
                <w:noProof/>
                <w:lang w:val="en-GB"/>
              </w:rPr>
              <w:t>List of Tables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III</w:t>
            </w:r>
            <w:r w:rsidR="0084257E" w:rsidRPr="00E5289E">
              <w:rPr>
                <w:noProof/>
                <w:webHidden/>
                <w:lang w:val="en-GB"/>
              </w:rPr>
              <w:fldChar w:fldCharType="end"/>
            </w:r>
          </w:hyperlink>
        </w:p>
        <w:p w14:paraId="035E0DD9" w14:textId="77777777" w:rsidR="00CE1002" w:rsidRPr="00E5289E" w:rsidRDefault="00CE1002" w:rsidP="008B5C7D">
          <w:pPr>
            <w:jc w:val="both"/>
            <w:rPr>
              <w:rFonts w:eastAsiaTheme="minorEastAsia"/>
              <w:lang w:val="en-GB"/>
            </w:rPr>
          </w:pPr>
        </w:p>
        <w:p w14:paraId="4A45F1FB" w14:textId="77777777" w:rsidR="0084257E" w:rsidRPr="00E5289E" w:rsidRDefault="0034757F" w:rsidP="008B5C7D">
          <w:pPr>
            <w:pStyle w:val="TOC1"/>
            <w:tabs>
              <w:tab w:val="left" w:pos="480"/>
              <w:tab w:val="right" w:leader="dot" w:pos="9350"/>
            </w:tabs>
            <w:jc w:val="both"/>
            <w:rPr>
              <w:rFonts w:eastAsiaTheme="minorEastAsia" w:cstheme="minorBidi"/>
              <w:b w:val="0"/>
              <w:bCs w:val="0"/>
              <w:i w:val="0"/>
              <w:iCs w:val="0"/>
              <w:noProof/>
              <w:lang w:val="en-GB"/>
            </w:rPr>
          </w:pPr>
          <w:hyperlink w:anchor="_Toc531554532" w:history="1">
            <w:r w:rsidR="0084257E" w:rsidRPr="00E5289E">
              <w:rPr>
                <w:rStyle w:val="Hyperlink"/>
                <w:rFonts w:eastAsiaTheme="majorEastAsia"/>
                <w:noProof/>
                <w:lang w:val="en-GB"/>
              </w:rPr>
              <w:t>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Introduction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w:t>
            </w:r>
            <w:r w:rsidR="0084257E" w:rsidRPr="00E5289E">
              <w:rPr>
                <w:noProof/>
                <w:webHidden/>
                <w:lang w:val="en-GB"/>
              </w:rPr>
              <w:fldChar w:fldCharType="end"/>
            </w:r>
          </w:hyperlink>
        </w:p>
        <w:p w14:paraId="78611434" w14:textId="77777777" w:rsidR="0084257E" w:rsidRPr="00E5289E" w:rsidRDefault="0034757F" w:rsidP="008B5C7D">
          <w:pPr>
            <w:pStyle w:val="TOC1"/>
            <w:tabs>
              <w:tab w:val="left" w:pos="480"/>
              <w:tab w:val="right" w:leader="dot" w:pos="9350"/>
            </w:tabs>
            <w:jc w:val="both"/>
            <w:rPr>
              <w:rFonts w:eastAsiaTheme="minorEastAsia" w:cstheme="minorBidi"/>
              <w:b w:val="0"/>
              <w:bCs w:val="0"/>
              <w:i w:val="0"/>
              <w:iCs w:val="0"/>
              <w:noProof/>
              <w:lang w:val="en-GB"/>
            </w:rPr>
          </w:pPr>
          <w:hyperlink w:anchor="_Toc531554533" w:history="1">
            <w:r w:rsidR="0084257E" w:rsidRPr="00E5289E">
              <w:rPr>
                <w:rStyle w:val="Hyperlink"/>
                <w:rFonts w:eastAsiaTheme="majorEastAsia"/>
                <w:noProof/>
                <w:lang w:val="en-GB"/>
              </w:rPr>
              <w:t>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Description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w:t>
            </w:r>
            <w:r w:rsidR="0084257E" w:rsidRPr="00E5289E">
              <w:rPr>
                <w:noProof/>
                <w:webHidden/>
                <w:lang w:val="en-GB"/>
              </w:rPr>
              <w:fldChar w:fldCharType="end"/>
            </w:r>
          </w:hyperlink>
        </w:p>
        <w:p w14:paraId="3F510FEB" w14:textId="77777777" w:rsidR="0084257E" w:rsidRPr="00E5289E" w:rsidRDefault="0034757F" w:rsidP="008B5C7D">
          <w:pPr>
            <w:pStyle w:val="TOC2"/>
            <w:tabs>
              <w:tab w:val="left" w:pos="720"/>
              <w:tab w:val="right" w:leader="dot" w:pos="9350"/>
            </w:tabs>
            <w:jc w:val="both"/>
            <w:rPr>
              <w:rFonts w:eastAsiaTheme="minorEastAsia" w:cstheme="minorBidi"/>
              <w:b w:val="0"/>
              <w:bCs w:val="0"/>
              <w:noProof/>
              <w:sz w:val="24"/>
              <w:szCs w:val="24"/>
              <w:lang w:val="en-GB"/>
            </w:rPr>
          </w:pPr>
          <w:hyperlink w:anchor="_Toc531554534" w:history="1">
            <w:r w:rsidR="0084257E" w:rsidRPr="00E5289E">
              <w:rPr>
                <w:rStyle w:val="Hyperlink"/>
                <w:rFonts w:eastAsiaTheme="majorEastAsia"/>
                <w:noProof/>
                <w:lang w:val="en-GB"/>
              </w:rPr>
              <w:t>a.</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Data</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w:t>
            </w:r>
            <w:r w:rsidR="0084257E" w:rsidRPr="00E5289E">
              <w:rPr>
                <w:noProof/>
                <w:webHidden/>
                <w:lang w:val="en-GB"/>
              </w:rPr>
              <w:fldChar w:fldCharType="end"/>
            </w:r>
          </w:hyperlink>
        </w:p>
        <w:p w14:paraId="23DC7C1F" w14:textId="77777777" w:rsidR="0084257E" w:rsidRPr="00E5289E" w:rsidRDefault="0034757F" w:rsidP="008B5C7D">
          <w:pPr>
            <w:pStyle w:val="TOC2"/>
            <w:tabs>
              <w:tab w:val="left" w:pos="720"/>
              <w:tab w:val="right" w:leader="dot" w:pos="9350"/>
            </w:tabs>
            <w:jc w:val="both"/>
            <w:rPr>
              <w:rFonts w:eastAsiaTheme="minorEastAsia" w:cstheme="minorBidi"/>
              <w:b w:val="0"/>
              <w:bCs w:val="0"/>
              <w:noProof/>
              <w:sz w:val="24"/>
              <w:szCs w:val="24"/>
              <w:lang w:val="en-GB"/>
            </w:rPr>
          </w:pPr>
          <w:hyperlink w:anchor="_Toc531554535" w:history="1">
            <w:r w:rsidR="0084257E" w:rsidRPr="00E5289E">
              <w:rPr>
                <w:rStyle w:val="Hyperlink"/>
                <w:rFonts w:eastAsiaTheme="majorEastAsia"/>
                <w:noProof/>
                <w:lang w:val="en-GB"/>
              </w:rPr>
              <w:t>b.</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Problem</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3</w:t>
            </w:r>
            <w:r w:rsidR="0084257E" w:rsidRPr="00E5289E">
              <w:rPr>
                <w:noProof/>
                <w:webHidden/>
                <w:lang w:val="en-GB"/>
              </w:rPr>
              <w:fldChar w:fldCharType="end"/>
            </w:r>
          </w:hyperlink>
        </w:p>
        <w:p w14:paraId="5C926B41" w14:textId="77777777" w:rsidR="0084257E" w:rsidRPr="00E5289E" w:rsidRDefault="0034757F" w:rsidP="008B5C7D">
          <w:pPr>
            <w:pStyle w:val="TOC1"/>
            <w:tabs>
              <w:tab w:val="left" w:pos="720"/>
              <w:tab w:val="right" w:leader="dot" w:pos="9350"/>
            </w:tabs>
            <w:jc w:val="both"/>
            <w:rPr>
              <w:rFonts w:eastAsiaTheme="minorEastAsia" w:cstheme="minorBidi"/>
              <w:b w:val="0"/>
              <w:bCs w:val="0"/>
              <w:i w:val="0"/>
              <w:iCs w:val="0"/>
              <w:noProof/>
              <w:lang w:val="en-GB"/>
            </w:rPr>
          </w:pPr>
          <w:hyperlink w:anchor="_Toc531554536" w:history="1">
            <w:r w:rsidR="0084257E" w:rsidRPr="00E5289E">
              <w:rPr>
                <w:rStyle w:val="Hyperlink"/>
                <w:rFonts w:eastAsiaTheme="majorEastAsia"/>
                <w:noProof/>
                <w:lang w:val="en-GB"/>
              </w:rPr>
              <w:t>III.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Pre-processing</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4</w:t>
            </w:r>
            <w:r w:rsidR="0084257E" w:rsidRPr="00E5289E">
              <w:rPr>
                <w:noProof/>
                <w:webHidden/>
                <w:lang w:val="en-GB"/>
              </w:rPr>
              <w:fldChar w:fldCharType="end"/>
            </w:r>
          </w:hyperlink>
        </w:p>
        <w:p w14:paraId="78298D14" w14:textId="77777777" w:rsidR="0084257E" w:rsidRPr="00E5289E" w:rsidRDefault="0034757F" w:rsidP="008B5C7D">
          <w:pPr>
            <w:pStyle w:val="TOC1"/>
            <w:tabs>
              <w:tab w:val="left" w:pos="720"/>
              <w:tab w:val="right" w:leader="dot" w:pos="9350"/>
            </w:tabs>
            <w:jc w:val="both"/>
            <w:rPr>
              <w:rFonts w:eastAsiaTheme="minorEastAsia" w:cstheme="minorBidi"/>
              <w:b w:val="0"/>
              <w:bCs w:val="0"/>
              <w:i w:val="0"/>
              <w:iCs w:val="0"/>
              <w:noProof/>
              <w:lang w:val="en-GB"/>
            </w:rPr>
          </w:pPr>
          <w:hyperlink w:anchor="_Toc531554537" w:history="1">
            <w:r w:rsidR="0084257E" w:rsidRPr="00E5289E">
              <w:rPr>
                <w:rStyle w:val="Hyperlink"/>
                <w:rFonts w:eastAsiaTheme="majorEastAsia"/>
                <w:noProof/>
                <w:lang w:val="en-GB"/>
              </w:rPr>
              <w:t>IV.</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Modelling</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11</w:t>
            </w:r>
            <w:r w:rsidR="0084257E" w:rsidRPr="00E5289E">
              <w:rPr>
                <w:noProof/>
                <w:webHidden/>
                <w:lang w:val="en-GB"/>
              </w:rPr>
              <w:fldChar w:fldCharType="end"/>
            </w:r>
          </w:hyperlink>
        </w:p>
        <w:p w14:paraId="6D162AC1" w14:textId="77777777" w:rsidR="0084257E" w:rsidRPr="00E5289E" w:rsidRDefault="0034757F" w:rsidP="008B5C7D">
          <w:pPr>
            <w:pStyle w:val="TOC2"/>
            <w:tabs>
              <w:tab w:val="left" w:pos="720"/>
              <w:tab w:val="right" w:leader="dot" w:pos="9350"/>
            </w:tabs>
            <w:jc w:val="both"/>
            <w:rPr>
              <w:rFonts w:eastAsiaTheme="minorEastAsia" w:cstheme="minorBidi"/>
              <w:b w:val="0"/>
              <w:bCs w:val="0"/>
              <w:noProof/>
              <w:sz w:val="24"/>
              <w:szCs w:val="24"/>
              <w:lang w:val="en-GB"/>
            </w:rPr>
          </w:pPr>
          <w:hyperlink w:anchor="_Toc531554538" w:history="1">
            <w:r w:rsidR="0084257E" w:rsidRPr="00E5289E">
              <w:rPr>
                <w:rStyle w:val="Hyperlink"/>
                <w:rFonts w:eastAsiaTheme="majorEastAsia"/>
                <w:noProof/>
                <w:lang w:val="en-GB"/>
              </w:rPr>
              <w:t>a.</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Multilinear Regression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11</w:t>
            </w:r>
            <w:r w:rsidR="0084257E" w:rsidRPr="00E5289E">
              <w:rPr>
                <w:noProof/>
                <w:webHidden/>
                <w:lang w:val="en-GB"/>
              </w:rPr>
              <w:fldChar w:fldCharType="end"/>
            </w:r>
          </w:hyperlink>
        </w:p>
        <w:p w14:paraId="06731CF0" w14:textId="77777777" w:rsidR="0084257E" w:rsidRPr="00E5289E" w:rsidRDefault="0034757F" w:rsidP="008B5C7D">
          <w:pPr>
            <w:pStyle w:val="TOC2"/>
            <w:tabs>
              <w:tab w:val="left" w:pos="720"/>
              <w:tab w:val="right" w:leader="dot" w:pos="9350"/>
            </w:tabs>
            <w:jc w:val="both"/>
            <w:rPr>
              <w:rFonts w:eastAsiaTheme="minorEastAsia" w:cstheme="minorBidi"/>
              <w:b w:val="0"/>
              <w:bCs w:val="0"/>
              <w:noProof/>
              <w:sz w:val="24"/>
              <w:szCs w:val="24"/>
              <w:lang w:val="en-GB"/>
            </w:rPr>
          </w:pPr>
          <w:hyperlink w:anchor="_Toc531554539" w:history="1">
            <w:r w:rsidR="0084257E" w:rsidRPr="00E5289E">
              <w:rPr>
                <w:rStyle w:val="Hyperlink"/>
                <w:rFonts w:eastAsiaTheme="majorEastAsia"/>
                <w:noProof/>
                <w:lang w:val="en-GB"/>
              </w:rPr>
              <w:t>b.</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Logistic Regression (PCA/LDA)</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11</w:t>
            </w:r>
            <w:r w:rsidR="0084257E" w:rsidRPr="00E5289E">
              <w:rPr>
                <w:noProof/>
                <w:webHidden/>
                <w:lang w:val="en-GB"/>
              </w:rPr>
              <w:fldChar w:fldCharType="end"/>
            </w:r>
          </w:hyperlink>
        </w:p>
        <w:p w14:paraId="0929C92E" w14:textId="77777777" w:rsidR="0084257E" w:rsidRPr="00E5289E" w:rsidRDefault="0034757F" w:rsidP="008B5C7D">
          <w:pPr>
            <w:pStyle w:val="TOC2"/>
            <w:tabs>
              <w:tab w:val="left" w:pos="720"/>
              <w:tab w:val="right" w:leader="dot" w:pos="9350"/>
            </w:tabs>
            <w:jc w:val="both"/>
            <w:rPr>
              <w:rFonts w:eastAsiaTheme="minorEastAsia" w:cstheme="minorBidi"/>
              <w:b w:val="0"/>
              <w:bCs w:val="0"/>
              <w:noProof/>
              <w:sz w:val="24"/>
              <w:szCs w:val="24"/>
              <w:lang w:val="en-GB"/>
            </w:rPr>
          </w:pPr>
          <w:hyperlink w:anchor="_Toc531554540" w:history="1">
            <w:r w:rsidR="0084257E" w:rsidRPr="00E5289E">
              <w:rPr>
                <w:rStyle w:val="Hyperlink"/>
                <w:rFonts w:eastAsiaTheme="majorEastAsia"/>
                <w:noProof/>
                <w:lang w:val="en-GB"/>
              </w:rPr>
              <w:t>c.</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Decision Tree Classifier</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12</w:t>
            </w:r>
            <w:r w:rsidR="0084257E" w:rsidRPr="00E5289E">
              <w:rPr>
                <w:noProof/>
                <w:webHidden/>
                <w:lang w:val="en-GB"/>
              </w:rPr>
              <w:fldChar w:fldCharType="end"/>
            </w:r>
          </w:hyperlink>
        </w:p>
        <w:p w14:paraId="2317A0B6" w14:textId="77777777" w:rsidR="0084257E" w:rsidRPr="00E5289E" w:rsidRDefault="0034757F" w:rsidP="008B5C7D">
          <w:pPr>
            <w:pStyle w:val="TOC2"/>
            <w:tabs>
              <w:tab w:val="left" w:pos="720"/>
              <w:tab w:val="right" w:leader="dot" w:pos="9350"/>
            </w:tabs>
            <w:jc w:val="both"/>
            <w:rPr>
              <w:rFonts w:eastAsiaTheme="minorEastAsia" w:cstheme="minorBidi"/>
              <w:b w:val="0"/>
              <w:bCs w:val="0"/>
              <w:noProof/>
              <w:sz w:val="24"/>
              <w:szCs w:val="24"/>
              <w:lang w:val="en-GB"/>
            </w:rPr>
          </w:pPr>
          <w:hyperlink w:anchor="_Toc531554541" w:history="1">
            <w:r w:rsidR="0084257E" w:rsidRPr="00E5289E">
              <w:rPr>
                <w:rStyle w:val="Hyperlink"/>
                <w:rFonts w:eastAsiaTheme="majorEastAsia"/>
                <w:noProof/>
                <w:lang w:val="en-GB"/>
              </w:rPr>
              <w:t>d.</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Random Forest Classifier</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12</w:t>
            </w:r>
            <w:r w:rsidR="0084257E" w:rsidRPr="00E5289E">
              <w:rPr>
                <w:noProof/>
                <w:webHidden/>
                <w:lang w:val="en-GB"/>
              </w:rPr>
              <w:fldChar w:fldCharType="end"/>
            </w:r>
          </w:hyperlink>
        </w:p>
        <w:p w14:paraId="5C7D2608" w14:textId="77777777" w:rsidR="0084257E" w:rsidRPr="00E5289E" w:rsidRDefault="0034757F" w:rsidP="008B5C7D">
          <w:pPr>
            <w:pStyle w:val="TOC2"/>
            <w:tabs>
              <w:tab w:val="left" w:pos="720"/>
              <w:tab w:val="right" w:leader="dot" w:pos="9350"/>
            </w:tabs>
            <w:jc w:val="both"/>
            <w:rPr>
              <w:rFonts w:eastAsiaTheme="minorEastAsia" w:cstheme="minorBidi"/>
              <w:b w:val="0"/>
              <w:bCs w:val="0"/>
              <w:noProof/>
              <w:sz w:val="24"/>
              <w:szCs w:val="24"/>
              <w:lang w:val="en-GB"/>
            </w:rPr>
          </w:pPr>
          <w:hyperlink w:anchor="_Toc531554542" w:history="1">
            <w:r w:rsidR="0084257E" w:rsidRPr="00E5289E">
              <w:rPr>
                <w:rStyle w:val="Hyperlink"/>
                <w:rFonts w:eastAsiaTheme="majorEastAsia"/>
                <w:noProof/>
                <w:lang w:val="en-GB"/>
              </w:rPr>
              <w:t>e.</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Support Vector Machine (SVM)</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13</w:t>
            </w:r>
            <w:r w:rsidR="0084257E" w:rsidRPr="00E5289E">
              <w:rPr>
                <w:noProof/>
                <w:webHidden/>
                <w:lang w:val="en-GB"/>
              </w:rPr>
              <w:fldChar w:fldCharType="end"/>
            </w:r>
          </w:hyperlink>
        </w:p>
        <w:p w14:paraId="4828D86C" w14:textId="77777777" w:rsidR="0084257E" w:rsidRPr="00E5289E" w:rsidRDefault="0034757F" w:rsidP="008B5C7D">
          <w:pPr>
            <w:pStyle w:val="TOC2"/>
            <w:tabs>
              <w:tab w:val="left" w:pos="720"/>
              <w:tab w:val="right" w:leader="dot" w:pos="9350"/>
            </w:tabs>
            <w:jc w:val="both"/>
            <w:rPr>
              <w:rFonts w:eastAsiaTheme="minorEastAsia" w:cstheme="minorBidi"/>
              <w:b w:val="0"/>
              <w:bCs w:val="0"/>
              <w:noProof/>
              <w:sz w:val="24"/>
              <w:szCs w:val="24"/>
              <w:lang w:val="en-GB"/>
            </w:rPr>
          </w:pPr>
          <w:hyperlink w:anchor="_Toc531554543" w:history="1">
            <w:r w:rsidR="0084257E" w:rsidRPr="00E5289E">
              <w:rPr>
                <w:rStyle w:val="Hyperlink"/>
                <w:rFonts w:eastAsiaTheme="majorEastAsia"/>
                <w:noProof/>
                <w:lang w:val="en-GB"/>
              </w:rPr>
              <w:t>f.</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Naive Bayes Classifiers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14</w:t>
            </w:r>
            <w:r w:rsidR="0084257E" w:rsidRPr="00E5289E">
              <w:rPr>
                <w:noProof/>
                <w:webHidden/>
                <w:lang w:val="en-GB"/>
              </w:rPr>
              <w:fldChar w:fldCharType="end"/>
            </w:r>
          </w:hyperlink>
        </w:p>
        <w:p w14:paraId="62038711" w14:textId="77777777" w:rsidR="0084257E" w:rsidRPr="00E5289E" w:rsidRDefault="0034757F" w:rsidP="008B5C7D">
          <w:pPr>
            <w:pStyle w:val="TOC2"/>
            <w:tabs>
              <w:tab w:val="left" w:pos="720"/>
              <w:tab w:val="right" w:leader="dot" w:pos="9350"/>
            </w:tabs>
            <w:jc w:val="both"/>
            <w:rPr>
              <w:rFonts w:eastAsiaTheme="minorEastAsia" w:cstheme="minorBidi"/>
              <w:b w:val="0"/>
              <w:bCs w:val="0"/>
              <w:noProof/>
              <w:sz w:val="24"/>
              <w:szCs w:val="24"/>
              <w:lang w:val="en-GB"/>
            </w:rPr>
          </w:pPr>
          <w:hyperlink w:anchor="_Toc531554544" w:history="1">
            <w:r w:rsidR="0084257E" w:rsidRPr="00E5289E">
              <w:rPr>
                <w:rStyle w:val="Hyperlink"/>
                <w:rFonts w:eastAsiaTheme="majorEastAsia"/>
                <w:noProof/>
                <w:lang w:val="en-GB"/>
              </w:rPr>
              <w:t>g.</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Perceptron or Single-Layer Neural Network</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14</w:t>
            </w:r>
            <w:r w:rsidR="0084257E" w:rsidRPr="00E5289E">
              <w:rPr>
                <w:noProof/>
                <w:webHidden/>
                <w:lang w:val="en-GB"/>
              </w:rPr>
              <w:fldChar w:fldCharType="end"/>
            </w:r>
          </w:hyperlink>
        </w:p>
        <w:p w14:paraId="3C617D3B" w14:textId="77777777" w:rsidR="0084257E" w:rsidRPr="00E5289E" w:rsidRDefault="0034757F" w:rsidP="008B5C7D">
          <w:pPr>
            <w:pStyle w:val="TOC1"/>
            <w:tabs>
              <w:tab w:val="left" w:pos="480"/>
              <w:tab w:val="right" w:leader="dot" w:pos="9350"/>
            </w:tabs>
            <w:jc w:val="both"/>
            <w:rPr>
              <w:rFonts w:eastAsiaTheme="minorEastAsia" w:cstheme="minorBidi"/>
              <w:b w:val="0"/>
              <w:bCs w:val="0"/>
              <w:i w:val="0"/>
              <w:iCs w:val="0"/>
              <w:noProof/>
              <w:lang w:val="en-GB"/>
            </w:rPr>
          </w:pPr>
          <w:hyperlink w:anchor="_Toc531554545" w:history="1">
            <w:r w:rsidR="0084257E" w:rsidRPr="00E5289E">
              <w:rPr>
                <w:rStyle w:val="Hyperlink"/>
                <w:rFonts w:eastAsiaTheme="majorEastAsia"/>
                <w:noProof/>
                <w:lang w:val="en-GB"/>
              </w:rPr>
              <w:t>V.</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Results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14</w:t>
            </w:r>
            <w:r w:rsidR="0084257E" w:rsidRPr="00E5289E">
              <w:rPr>
                <w:noProof/>
                <w:webHidden/>
                <w:lang w:val="en-GB"/>
              </w:rPr>
              <w:fldChar w:fldCharType="end"/>
            </w:r>
          </w:hyperlink>
        </w:p>
        <w:p w14:paraId="030E030D" w14:textId="77777777" w:rsidR="0084257E" w:rsidRPr="00E5289E" w:rsidRDefault="0034757F" w:rsidP="008B5C7D">
          <w:pPr>
            <w:pStyle w:val="TOC1"/>
            <w:tabs>
              <w:tab w:val="left" w:pos="720"/>
              <w:tab w:val="right" w:leader="dot" w:pos="9350"/>
            </w:tabs>
            <w:jc w:val="both"/>
            <w:rPr>
              <w:rFonts w:eastAsiaTheme="minorEastAsia" w:cstheme="minorBidi"/>
              <w:b w:val="0"/>
              <w:bCs w:val="0"/>
              <w:i w:val="0"/>
              <w:iCs w:val="0"/>
              <w:noProof/>
              <w:lang w:val="en-GB"/>
            </w:rPr>
          </w:pPr>
          <w:hyperlink w:anchor="_Toc531554546" w:history="1">
            <w:r w:rsidR="0084257E" w:rsidRPr="00E5289E">
              <w:rPr>
                <w:rStyle w:val="Hyperlink"/>
                <w:rFonts w:eastAsiaTheme="majorEastAsia"/>
                <w:noProof/>
                <w:lang w:val="en-GB"/>
              </w:rPr>
              <w:t>VI.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Model Tuning</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16</w:t>
            </w:r>
            <w:r w:rsidR="0084257E" w:rsidRPr="00E5289E">
              <w:rPr>
                <w:noProof/>
                <w:webHidden/>
                <w:lang w:val="en-GB"/>
              </w:rPr>
              <w:fldChar w:fldCharType="end"/>
            </w:r>
          </w:hyperlink>
        </w:p>
        <w:p w14:paraId="4B97A931" w14:textId="77777777" w:rsidR="0084257E" w:rsidRPr="00E5289E" w:rsidRDefault="0034757F" w:rsidP="008B5C7D">
          <w:pPr>
            <w:pStyle w:val="TOC1"/>
            <w:tabs>
              <w:tab w:val="left" w:pos="720"/>
              <w:tab w:val="right" w:leader="dot" w:pos="9350"/>
            </w:tabs>
            <w:jc w:val="both"/>
            <w:rPr>
              <w:rStyle w:val="Hyperlink"/>
              <w:rFonts w:eastAsiaTheme="majorEastAsia"/>
              <w:noProof/>
              <w:lang w:val="en-GB"/>
            </w:rPr>
          </w:pPr>
          <w:hyperlink w:anchor="_Toc531554547" w:history="1">
            <w:r w:rsidR="0084257E" w:rsidRPr="00E5289E">
              <w:rPr>
                <w:rStyle w:val="Hyperlink"/>
                <w:rFonts w:eastAsiaTheme="majorEastAsia"/>
                <w:noProof/>
                <w:lang w:val="en-GB"/>
              </w:rPr>
              <w:t>VII.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Conclusions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17</w:t>
            </w:r>
            <w:r w:rsidR="0084257E" w:rsidRPr="00E5289E">
              <w:rPr>
                <w:noProof/>
                <w:webHidden/>
                <w:lang w:val="en-GB"/>
              </w:rPr>
              <w:fldChar w:fldCharType="end"/>
            </w:r>
          </w:hyperlink>
        </w:p>
        <w:p w14:paraId="1442A1BC" w14:textId="77777777" w:rsidR="00CE1002" w:rsidRPr="00E5289E" w:rsidRDefault="00CE1002" w:rsidP="008B5C7D">
          <w:pPr>
            <w:jc w:val="both"/>
            <w:rPr>
              <w:rFonts w:eastAsiaTheme="minorEastAsia"/>
              <w:lang w:val="en-GB"/>
            </w:rPr>
          </w:pPr>
        </w:p>
        <w:p w14:paraId="5B43671D" w14:textId="77777777" w:rsidR="0084257E" w:rsidRPr="00E5289E" w:rsidRDefault="0034757F" w:rsidP="008B5C7D">
          <w:pPr>
            <w:pStyle w:val="TOC1"/>
            <w:tabs>
              <w:tab w:val="left" w:pos="720"/>
              <w:tab w:val="right" w:leader="dot" w:pos="9350"/>
            </w:tabs>
            <w:jc w:val="both"/>
            <w:rPr>
              <w:rStyle w:val="Hyperlink"/>
              <w:rFonts w:eastAsiaTheme="majorEastAsia"/>
              <w:noProof/>
              <w:lang w:val="en-GB"/>
            </w:rPr>
          </w:pPr>
          <w:hyperlink w:anchor="_Toc531554548" w:history="1">
            <w:r w:rsidR="0084257E" w:rsidRPr="00E5289E">
              <w:rPr>
                <w:rStyle w:val="Hyperlink"/>
                <w:rFonts w:eastAsiaTheme="majorEastAsia"/>
                <w:noProof/>
                <w:lang w:val="en-GB"/>
              </w:rPr>
              <w:t>VIII.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Acknowledgements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IV</w:t>
            </w:r>
            <w:r w:rsidR="0084257E" w:rsidRPr="00E5289E">
              <w:rPr>
                <w:noProof/>
                <w:webHidden/>
                <w:lang w:val="en-GB"/>
              </w:rPr>
              <w:fldChar w:fldCharType="end"/>
            </w:r>
          </w:hyperlink>
        </w:p>
        <w:p w14:paraId="43D797C1" w14:textId="77777777" w:rsidR="00CE1002" w:rsidRPr="00E5289E" w:rsidRDefault="00CE1002" w:rsidP="008B5C7D">
          <w:pPr>
            <w:jc w:val="both"/>
            <w:rPr>
              <w:rFonts w:eastAsiaTheme="minorEastAsia"/>
              <w:lang w:val="en-GB"/>
            </w:rPr>
          </w:pPr>
        </w:p>
        <w:p w14:paraId="40E5A73F" w14:textId="77777777" w:rsidR="0084257E" w:rsidRPr="00E5289E" w:rsidRDefault="0034757F" w:rsidP="008B5C7D">
          <w:pPr>
            <w:pStyle w:val="TOC1"/>
            <w:tabs>
              <w:tab w:val="left" w:pos="720"/>
              <w:tab w:val="right" w:leader="dot" w:pos="9350"/>
            </w:tabs>
            <w:jc w:val="both"/>
            <w:rPr>
              <w:rFonts w:eastAsiaTheme="minorEastAsia" w:cstheme="minorBidi"/>
              <w:b w:val="0"/>
              <w:bCs w:val="0"/>
              <w:i w:val="0"/>
              <w:iCs w:val="0"/>
              <w:noProof/>
              <w:lang w:val="en-GB"/>
            </w:rPr>
          </w:pPr>
          <w:hyperlink w:anchor="_Toc531554549" w:history="1">
            <w:r w:rsidR="0084257E" w:rsidRPr="00E5289E">
              <w:rPr>
                <w:rStyle w:val="Hyperlink"/>
                <w:rFonts w:eastAsiaTheme="majorEastAsia"/>
                <w:noProof/>
                <w:lang w:val="en-GB"/>
              </w:rPr>
              <w:t>IX.</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References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V</w:t>
            </w:r>
            <w:r w:rsidR="0084257E" w:rsidRPr="00E5289E">
              <w:rPr>
                <w:noProof/>
                <w:webHidden/>
                <w:lang w:val="en-GB"/>
              </w:rPr>
              <w:fldChar w:fldCharType="end"/>
            </w:r>
          </w:hyperlink>
        </w:p>
        <w:p w14:paraId="454DF773" w14:textId="77777777" w:rsidR="00493754" w:rsidRPr="00E5289E" w:rsidRDefault="00493754" w:rsidP="008B5C7D">
          <w:pPr>
            <w:jc w:val="both"/>
            <w:rPr>
              <w:lang w:val="en-GB"/>
            </w:rPr>
          </w:pPr>
          <w:r w:rsidRPr="00E5289E">
            <w:rPr>
              <w:b/>
              <w:bCs/>
              <w:noProof/>
              <w:lang w:val="en-GB"/>
            </w:rPr>
            <w:fldChar w:fldCharType="end"/>
          </w:r>
        </w:p>
      </w:sdtContent>
    </w:sdt>
    <w:p w14:paraId="5B1ACF44" w14:textId="77777777" w:rsidR="00493754" w:rsidRPr="00E5289E" w:rsidRDefault="00493754" w:rsidP="008B5C7D">
      <w:pPr>
        <w:pStyle w:val="Heading1"/>
        <w:jc w:val="both"/>
        <w:rPr>
          <w:rStyle w:val="Heading3Char"/>
          <w:rFonts w:ascii="Times New Roman" w:hAnsi="Times New Roman" w:cs="Times New Roman"/>
          <w:b/>
          <w:lang w:val="en-GB"/>
        </w:rPr>
        <w:sectPr w:rsidR="00493754" w:rsidRPr="00E5289E" w:rsidSect="0006602A">
          <w:headerReference w:type="default" r:id="rId11"/>
          <w:footerReference w:type="default" r:id="rId12"/>
          <w:pgSz w:w="12240" w:h="15840"/>
          <w:pgMar w:top="1440" w:right="1440" w:bottom="1440" w:left="1440" w:header="720" w:footer="720" w:gutter="0"/>
          <w:pgNumType w:fmt="upperRoman"/>
          <w:cols w:space="720"/>
          <w:docGrid w:linePitch="360"/>
        </w:sectPr>
      </w:pPr>
      <w:bookmarkStart w:id="6" w:name="_Ref531543328"/>
    </w:p>
    <w:p w14:paraId="2E8E5166" w14:textId="77777777" w:rsidR="0006602A" w:rsidRPr="00E5289E" w:rsidRDefault="001E6C8F" w:rsidP="008B5C7D">
      <w:pPr>
        <w:pStyle w:val="Heading3"/>
        <w:jc w:val="both"/>
        <w:rPr>
          <w:rFonts w:ascii="Times New Roman" w:hAnsi="Times New Roman" w:cs="Times New Roman"/>
          <w:sz w:val="28"/>
          <w:szCs w:val="20"/>
          <w:lang w:val="en-GB"/>
        </w:rPr>
      </w:pPr>
      <w:bookmarkStart w:id="7" w:name="_Toc531554530"/>
      <w:bookmarkEnd w:id="6"/>
      <w:r w:rsidRPr="00E5289E">
        <w:rPr>
          <w:rFonts w:ascii="Times New Roman" w:hAnsi="Times New Roman" w:cs="Times New Roman"/>
          <w:sz w:val="28"/>
          <w:szCs w:val="20"/>
          <w:lang w:val="en-GB"/>
        </w:rPr>
        <w:lastRenderedPageBreak/>
        <w:t>List</w:t>
      </w:r>
      <w:r w:rsidR="0006602A" w:rsidRPr="00E5289E">
        <w:rPr>
          <w:rFonts w:ascii="Times New Roman" w:hAnsi="Times New Roman" w:cs="Times New Roman"/>
          <w:sz w:val="28"/>
          <w:szCs w:val="20"/>
          <w:lang w:val="en-GB"/>
        </w:rPr>
        <w:t xml:space="preserve"> of Figures</w:t>
      </w:r>
      <w:bookmarkEnd w:id="7"/>
    </w:p>
    <w:p w14:paraId="24D58CE6" w14:textId="77777777" w:rsidR="0006602A" w:rsidRPr="00E5289E" w:rsidRDefault="0006602A" w:rsidP="008B5C7D">
      <w:pPr>
        <w:jc w:val="both"/>
        <w:rPr>
          <w:rFonts w:eastAsiaTheme="majorEastAsia"/>
          <w:sz w:val="20"/>
          <w:szCs w:val="20"/>
          <w:lang w:val="en-GB"/>
        </w:rPr>
      </w:pPr>
    </w:p>
    <w:p w14:paraId="2F8B1B0A" w14:textId="77777777" w:rsidR="0084257E" w:rsidRPr="00E5289E" w:rsidRDefault="00493754" w:rsidP="008B5C7D">
      <w:pPr>
        <w:pStyle w:val="TableofFigures"/>
        <w:tabs>
          <w:tab w:val="right" w:leader="dot" w:pos="9350"/>
        </w:tabs>
        <w:jc w:val="both"/>
        <w:rPr>
          <w:rFonts w:asciiTheme="minorHAnsi" w:eastAsiaTheme="minorEastAsia" w:hAnsiTheme="minorHAnsi" w:cstheme="minorBidi"/>
          <w:noProof/>
          <w:lang w:val="en-GB"/>
        </w:rPr>
      </w:pPr>
      <w:r w:rsidRPr="00E5289E">
        <w:rPr>
          <w:rStyle w:val="Heading3Char"/>
          <w:rFonts w:ascii="Times New Roman" w:hAnsi="Times New Roman" w:cs="Times New Roman"/>
          <w:b w:val="0"/>
          <w:sz w:val="20"/>
          <w:szCs w:val="20"/>
          <w:lang w:val="en-GB"/>
        </w:rPr>
        <w:fldChar w:fldCharType="begin"/>
      </w:r>
      <w:r w:rsidRPr="00E5289E">
        <w:rPr>
          <w:rStyle w:val="Heading3Char"/>
          <w:rFonts w:ascii="Times New Roman" w:hAnsi="Times New Roman" w:cs="Times New Roman"/>
          <w:b w:val="0"/>
          <w:sz w:val="20"/>
          <w:szCs w:val="20"/>
          <w:lang w:val="en-GB"/>
        </w:rPr>
        <w:instrText xml:space="preserve"> TOC \h \z \c "Figure" </w:instrText>
      </w:r>
      <w:r w:rsidRPr="00E5289E">
        <w:rPr>
          <w:rStyle w:val="Heading3Char"/>
          <w:rFonts w:ascii="Times New Roman" w:hAnsi="Times New Roman" w:cs="Times New Roman"/>
          <w:b w:val="0"/>
          <w:sz w:val="20"/>
          <w:szCs w:val="20"/>
          <w:lang w:val="en-GB"/>
        </w:rPr>
        <w:fldChar w:fldCharType="separate"/>
      </w:r>
      <w:hyperlink r:id="rId13" w:anchor="_Toc531554550" w:history="1">
        <w:r w:rsidR="0084257E" w:rsidRPr="00E5289E">
          <w:rPr>
            <w:rStyle w:val="Hyperlink"/>
            <w:noProof/>
            <w:lang w:val="en-GB"/>
          </w:rPr>
          <w:t>Figure 1: Problem peculiarities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3</w:t>
        </w:r>
        <w:r w:rsidR="0084257E" w:rsidRPr="00E5289E">
          <w:rPr>
            <w:noProof/>
            <w:webHidden/>
            <w:lang w:val="en-GB"/>
          </w:rPr>
          <w:fldChar w:fldCharType="end"/>
        </w:r>
      </w:hyperlink>
    </w:p>
    <w:p w14:paraId="06990D0D" w14:textId="77777777" w:rsidR="0084257E" w:rsidRPr="00E5289E" w:rsidRDefault="0034757F" w:rsidP="008B5C7D">
      <w:pPr>
        <w:pStyle w:val="TableofFigures"/>
        <w:tabs>
          <w:tab w:val="right" w:leader="dot" w:pos="9350"/>
        </w:tabs>
        <w:jc w:val="both"/>
        <w:rPr>
          <w:rFonts w:asciiTheme="minorHAnsi" w:eastAsiaTheme="minorEastAsia" w:hAnsiTheme="minorHAnsi" w:cstheme="minorBidi"/>
          <w:noProof/>
          <w:lang w:val="en-GB"/>
        </w:rPr>
      </w:pPr>
      <w:hyperlink r:id="rId14" w:anchor="_Toc531554551" w:history="1">
        <w:r w:rsidR="0084257E" w:rsidRPr="00E5289E">
          <w:rPr>
            <w:rStyle w:val="Hyperlink"/>
            <w:noProof/>
            <w:lang w:val="en-GB"/>
          </w:rPr>
          <w:t>Figure 2: Null value check</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4</w:t>
        </w:r>
        <w:r w:rsidR="0084257E" w:rsidRPr="00E5289E">
          <w:rPr>
            <w:noProof/>
            <w:webHidden/>
            <w:lang w:val="en-GB"/>
          </w:rPr>
          <w:fldChar w:fldCharType="end"/>
        </w:r>
      </w:hyperlink>
    </w:p>
    <w:p w14:paraId="38966AF7" w14:textId="77777777" w:rsidR="0084257E" w:rsidRPr="00E5289E" w:rsidRDefault="0034757F" w:rsidP="008B5C7D">
      <w:pPr>
        <w:pStyle w:val="TableofFigures"/>
        <w:tabs>
          <w:tab w:val="right" w:leader="dot" w:pos="9350"/>
        </w:tabs>
        <w:jc w:val="both"/>
        <w:rPr>
          <w:rFonts w:asciiTheme="minorHAnsi" w:eastAsiaTheme="minorEastAsia" w:hAnsiTheme="minorHAnsi" w:cstheme="minorBidi"/>
          <w:noProof/>
          <w:lang w:val="en-GB"/>
        </w:rPr>
      </w:pPr>
      <w:hyperlink r:id="rId15" w:anchor="_Toc531554552" w:history="1">
        <w:r w:rsidR="0084257E" w:rsidRPr="00E5289E">
          <w:rPr>
            <w:rStyle w:val="Hyperlink"/>
            <w:noProof/>
            <w:lang w:val="en-GB"/>
          </w:rPr>
          <w:t>Figure 3: Missing value check</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4</w:t>
        </w:r>
        <w:r w:rsidR="0084257E" w:rsidRPr="00E5289E">
          <w:rPr>
            <w:noProof/>
            <w:webHidden/>
            <w:lang w:val="en-GB"/>
          </w:rPr>
          <w:fldChar w:fldCharType="end"/>
        </w:r>
      </w:hyperlink>
    </w:p>
    <w:p w14:paraId="7D9244E4" w14:textId="77777777" w:rsidR="0084257E" w:rsidRPr="00E5289E" w:rsidRDefault="0034757F" w:rsidP="008B5C7D">
      <w:pPr>
        <w:pStyle w:val="TableofFigures"/>
        <w:tabs>
          <w:tab w:val="right" w:leader="dot" w:pos="9350"/>
        </w:tabs>
        <w:jc w:val="both"/>
        <w:rPr>
          <w:rFonts w:asciiTheme="minorHAnsi" w:eastAsiaTheme="minorEastAsia" w:hAnsiTheme="minorHAnsi" w:cstheme="minorBidi"/>
          <w:noProof/>
          <w:lang w:val="en-GB"/>
        </w:rPr>
      </w:pPr>
      <w:hyperlink w:anchor="_Toc531554553" w:history="1">
        <w:r w:rsidR="0084257E" w:rsidRPr="00E5289E">
          <w:rPr>
            <w:rStyle w:val="Hyperlink"/>
            <w:noProof/>
            <w:lang w:val="en-GB"/>
          </w:rPr>
          <w:t>Figure 4: Column Histograms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5</w:t>
        </w:r>
        <w:r w:rsidR="0084257E" w:rsidRPr="00E5289E">
          <w:rPr>
            <w:noProof/>
            <w:webHidden/>
            <w:lang w:val="en-GB"/>
          </w:rPr>
          <w:fldChar w:fldCharType="end"/>
        </w:r>
      </w:hyperlink>
    </w:p>
    <w:p w14:paraId="6F69E3C0" w14:textId="77777777" w:rsidR="0084257E" w:rsidRPr="00E5289E" w:rsidRDefault="0034757F" w:rsidP="008B5C7D">
      <w:pPr>
        <w:pStyle w:val="TableofFigures"/>
        <w:tabs>
          <w:tab w:val="right" w:leader="dot" w:pos="9350"/>
        </w:tabs>
        <w:jc w:val="both"/>
        <w:rPr>
          <w:rFonts w:asciiTheme="minorHAnsi" w:eastAsiaTheme="minorEastAsia" w:hAnsiTheme="minorHAnsi" w:cstheme="minorBidi"/>
          <w:noProof/>
          <w:lang w:val="en-GB"/>
        </w:rPr>
      </w:pPr>
      <w:hyperlink w:anchor="_Toc531554554" w:history="1">
        <w:r w:rsidR="0084257E" w:rsidRPr="00E5289E">
          <w:rPr>
            <w:rStyle w:val="Hyperlink"/>
            <w:noProof/>
            <w:lang w:val="en-GB"/>
          </w:rPr>
          <w:t>Figure 5: Column Boxplots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6</w:t>
        </w:r>
        <w:r w:rsidR="0084257E" w:rsidRPr="00E5289E">
          <w:rPr>
            <w:noProof/>
            <w:webHidden/>
            <w:lang w:val="en-GB"/>
          </w:rPr>
          <w:fldChar w:fldCharType="end"/>
        </w:r>
      </w:hyperlink>
    </w:p>
    <w:p w14:paraId="4C531F94" w14:textId="77777777" w:rsidR="0084257E" w:rsidRPr="00E5289E" w:rsidRDefault="0034757F" w:rsidP="008B5C7D">
      <w:pPr>
        <w:pStyle w:val="TableofFigures"/>
        <w:tabs>
          <w:tab w:val="right" w:leader="dot" w:pos="9350"/>
        </w:tabs>
        <w:jc w:val="both"/>
        <w:rPr>
          <w:rFonts w:asciiTheme="minorHAnsi" w:eastAsiaTheme="minorEastAsia" w:hAnsiTheme="minorHAnsi" w:cstheme="minorBidi"/>
          <w:noProof/>
          <w:lang w:val="en-GB"/>
        </w:rPr>
      </w:pPr>
      <w:hyperlink w:anchor="_Toc531554555" w:history="1">
        <w:r w:rsidR="0084257E" w:rsidRPr="00E5289E">
          <w:rPr>
            <w:rStyle w:val="Hyperlink"/>
            <w:noProof/>
            <w:lang w:val="en-GB"/>
          </w:rPr>
          <w:t>Figure 6: Exited vs Geography and Age</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7</w:t>
        </w:r>
        <w:r w:rsidR="0084257E" w:rsidRPr="00E5289E">
          <w:rPr>
            <w:noProof/>
            <w:webHidden/>
            <w:lang w:val="en-GB"/>
          </w:rPr>
          <w:fldChar w:fldCharType="end"/>
        </w:r>
      </w:hyperlink>
    </w:p>
    <w:p w14:paraId="2BEF6116" w14:textId="77777777" w:rsidR="0084257E" w:rsidRPr="00E5289E" w:rsidRDefault="0034757F" w:rsidP="008B5C7D">
      <w:pPr>
        <w:pStyle w:val="TableofFigures"/>
        <w:tabs>
          <w:tab w:val="right" w:leader="dot" w:pos="9350"/>
        </w:tabs>
        <w:jc w:val="both"/>
        <w:rPr>
          <w:rFonts w:asciiTheme="minorHAnsi" w:eastAsiaTheme="minorEastAsia" w:hAnsiTheme="minorHAnsi" w:cstheme="minorBidi"/>
          <w:noProof/>
          <w:lang w:val="en-GB"/>
        </w:rPr>
      </w:pPr>
      <w:hyperlink w:anchor="_Toc531554556" w:history="1">
        <w:r w:rsidR="0084257E" w:rsidRPr="00E5289E">
          <w:rPr>
            <w:rStyle w:val="Hyperlink"/>
            <w:noProof/>
            <w:lang w:val="en-GB"/>
          </w:rPr>
          <w:t>Figure 7: Exited vs Country</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7</w:t>
        </w:r>
        <w:r w:rsidR="0084257E" w:rsidRPr="00E5289E">
          <w:rPr>
            <w:noProof/>
            <w:webHidden/>
            <w:lang w:val="en-GB"/>
          </w:rPr>
          <w:fldChar w:fldCharType="end"/>
        </w:r>
      </w:hyperlink>
    </w:p>
    <w:p w14:paraId="196C472F" w14:textId="77777777" w:rsidR="0084257E" w:rsidRPr="00E5289E" w:rsidRDefault="0034757F" w:rsidP="008B5C7D">
      <w:pPr>
        <w:pStyle w:val="TableofFigures"/>
        <w:tabs>
          <w:tab w:val="right" w:leader="dot" w:pos="9350"/>
        </w:tabs>
        <w:jc w:val="both"/>
        <w:rPr>
          <w:rFonts w:asciiTheme="minorHAnsi" w:eastAsiaTheme="minorEastAsia" w:hAnsiTheme="minorHAnsi" w:cstheme="minorBidi"/>
          <w:noProof/>
          <w:lang w:val="en-GB"/>
        </w:rPr>
      </w:pPr>
      <w:hyperlink w:anchor="_Toc531554557" w:history="1">
        <w:r w:rsidR="0084257E" w:rsidRPr="00E5289E">
          <w:rPr>
            <w:rStyle w:val="Hyperlink"/>
            <w:noProof/>
            <w:lang w:val="en-GB"/>
          </w:rPr>
          <w:t>Figure 8: Number of Exits among Active and Inactive Members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8</w:t>
        </w:r>
        <w:r w:rsidR="0084257E" w:rsidRPr="00E5289E">
          <w:rPr>
            <w:noProof/>
            <w:webHidden/>
            <w:lang w:val="en-GB"/>
          </w:rPr>
          <w:fldChar w:fldCharType="end"/>
        </w:r>
      </w:hyperlink>
    </w:p>
    <w:p w14:paraId="69F3A6C5" w14:textId="77777777" w:rsidR="0084257E" w:rsidRPr="00E5289E" w:rsidRDefault="0034757F" w:rsidP="008B5C7D">
      <w:pPr>
        <w:pStyle w:val="TableofFigures"/>
        <w:tabs>
          <w:tab w:val="right" w:leader="dot" w:pos="9350"/>
        </w:tabs>
        <w:jc w:val="both"/>
        <w:rPr>
          <w:rFonts w:asciiTheme="minorHAnsi" w:eastAsiaTheme="minorEastAsia" w:hAnsiTheme="minorHAnsi" w:cstheme="minorBidi"/>
          <w:noProof/>
          <w:lang w:val="en-GB"/>
        </w:rPr>
      </w:pPr>
      <w:hyperlink w:anchor="_Toc531554558" w:history="1">
        <w:r w:rsidR="0084257E" w:rsidRPr="00E5289E">
          <w:rPr>
            <w:rStyle w:val="Hyperlink"/>
            <w:noProof/>
            <w:lang w:val="en-GB"/>
          </w:rPr>
          <w:t>Figure 9: Pair plot on selected variables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9</w:t>
        </w:r>
        <w:r w:rsidR="0084257E" w:rsidRPr="00E5289E">
          <w:rPr>
            <w:noProof/>
            <w:webHidden/>
            <w:lang w:val="en-GB"/>
          </w:rPr>
          <w:fldChar w:fldCharType="end"/>
        </w:r>
      </w:hyperlink>
    </w:p>
    <w:p w14:paraId="4351C575" w14:textId="77777777" w:rsidR="0084257E" w:rsidRPr="00E5289E" w:rsidRDefault="0034757F" w:rsidP="008B5C7D">
      <w:pPr>
        <w:pStyle w:val="TableofFigures"/>
        <w:tabs>
          <w:tab w:val="right" w:leader="dot" w:pos="9350"/>
        </w:tabs>
        <w:jc w:val="both"/>
        <w:rPr>
          <w:rFonts w:asciiTheme="minorHAnsi" w:eastAsiaTheme="minorEastAsia" w:hAnsiTheme="minorHAnsi" w:cstheme="minorBidi"/>
          <w:noProof/>
          <w:lang w:val="en-GB"/>
        </w:rPr>
      </w:pPr>
      <w:hyperlink w:anchor="_Toc531554559" w:history="1">
        <w:r w:rsidR="0084257E" w:rsidRPr="00E5289E">
          <w:rPr>
            <w:rStyle w:val="Hyperlink"/>
            <w:noProof/>
            <w:lang w:val="en-GB"/>
          </w:rPr>
          <w:t>Figure 10: Heatmap</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10</w:t>
        </w:r>
        <w:r w:rsidR="0084257E" w:rsidRPr="00E5289E">
          <w:rPr>
            <w:noProof/>
            <w:webHidden/>
            <w:lang w:val="en-GB"/>
          </w:rPr>
          <w:fldChar w:fldCharType="end"/>
        </w:r>
      </w:hyperlink>
    </w:p>
    <w:p w14:paraId="3310F6F1" w14:textId="77777777" w:rsidR="0084257E" w:rsidRPr="00E5289E" w:rsidRDefault="0034757F" w:rsidP="008B5C7D">
      <w:pPr>
        <w:pStyle w:val="TableofFigures"/>
        <w:tabs>
          <w:tab w:val="right" w:leader="dot" w:pos="9350"/>
        </w:tabs>
        <w:jc w:val="both"/>
        <w:rPr>
          <w:rFonts w:asciiTheme="minorHAnsi" w:eastAsiaTheme="minorEastAsia" w:hAnsiTheme="minorHAnsi" w:cstheme="minorBidi"/>
          <w:noProof/>
          <w:lang w:val="en-GB"/>
        </w:rPr>
      </w:pPr>
      <w:hyperlink w:anchor="_Toc531554560" w:history="1">
        <w:r w:rsidR="0084257E" w:rsidRPr="00E5289E">
          <w:rPr>
            <w:rStyle w:val="Hyperlink"/>
            <w:noProof/>
            <w:lang w:val="en-GB"/>
          </w:rPr>
          <w:t>Figure 11: Example Decision Tree</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12</w:t>
        </w:r>
        <w:r w:rsidR="0084257E" w:rsidRPr="00E5289E">
          <w:rPr>
            <w:noProof/>
            <w:webHidden/>
            <w:lang w:val="en-GB"/>
          </w:rPr>
          <w:fldChar w:fldCharType="end"/>
        </w:r>
      </w:hyperlink>
    </w:p>
    <w:p w14:paraId="2CDE426F" w14:textId="77777777" w:rsidR="0084257E" w:rsidRPr="00E5289E" w:rsidRDefault="0034757F" w:rsidP="008B5C7D">
      <w:pPr>
        <w:pStyle w:val="TableofFigures"/>
        <w:tabs>
          <w:tab w:val="right" w:leader="dot" w:pos="9350"/>
        </w:tabs>
        <w:jc w:val="both"/>
        <w:rPr>
          <w:rFonts w:asciiTheme="minorHAnsi" w:eastAsiaTheme="minorEastAsia" w:hAnsiTheme="minorHAnsi" w:cstheme="minorBidi"/>
          <w:noProof/>
          <w:lang w:val="en-GB"/>
        </w:rPr>
      </w:pPr>
      <w:hyperlink w:anchor="_Toc531554561" w:history="1">
        <w:r w:rsidR="0084257E" w:rsidRPr="00E5289E">
          <w:rPr>
            <w:rStyle w:val="Hyperlink"/>
            <w:noProof/>
            <w:lang w:val="en-GB"/>
          </w:rPr>
          <w:t>Figure 12: Feature importance</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13</w:t>
        </w:r>
        <w:r w:rsidR="0084257E" w:rsidRPr="00E5289E">
          <w:rPr>
            <w:noProof/>
            <w:webHidden/>
            <w:lang w:val="en-GB"/>
          </w:rPr>
          <w:fldChar w:fldCharType="end"/>
        </w:r>
      </w:hyperlink>
    </w:p>
    <w:p w14:paraId="65A76FB8" w14:textId="77777777" w:rsidR="0084257E" w:rsidRPr="00E5289E" w:rsidRDefault="0034757F" w:rsidP="008B5C7D">
      <w:pPr>
        <w:pStyle w:val="TableofFigures"/>
        <w:tabs>
          <w:tab w:val="right" w:leader="dot" w:pos="9350"/>
        </w:tabs>
        <w:jc w:val="both"/>
        <w:rPr>
          <w:rFonts w:asciiTheme="minorHAnsi" w:eastAsiaTheme="minorEastAsia" w:hAnsiTheme="minorHAnsi" w:cstheme="minorBidi"/>
          <w:noProof/>
          <w:lang w:val="en-GB"/>
        </w:rPr>
      </w:pPr>
      <w:hyperlink w:anchor="_Toc531554562" w:history="1">
        <w:r w:rsidR="0084257E" w:rsidRPr="00E5289E">
          <w:rPr>
            <w:rStyle w:val="Hyperlink"/>
            <w:noProof/>
            <w:lang w:val="en-GB"/>
          </w:rPr>
          <w:t>Figure 13: Monetary score of each model</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15</w:t>
        </w:r>
        <w:r w:rsidR="0084257E" w:rsidRPr="00E5289E">
          <w:rPr>
            <w:noProof/>
            <w:webHidden/>
            <w:lang w:val="en-GB"/>
          </w:rPr>
          <w:fldChar w:fldCharType="end"/>
        </w:r>
      </w:hyperlink>
    </w:p>
    <w:p w14:paraId="6375C60D" w14:textId="77777777" w:rsidR="0084257E" w:rsidRPr="00E5289E" w:rsidRDefault="0034757F" w:rsidP="008B5C7D">
      <w:pPr>
        <w:pStyle w:val="TableofFigures"/>
        <w:tabs>
          <w:tab w:val="right" w:leader="dot" w:pos="9350"/>
        </w:tabs>
        <w:jc w:val="both"/>
        <w:rPr>
          <w:rFonts w:asciiTheme="minorHAnsi" w:eastAsiaTheme="minorEastAsia" w:hAnsiTheme="minorHAnsi" w:cstheme="minorBidi"/>
          <w:noProof/>
          <w:lang w:val="en-GB"/>
        </w:rPr>
      </w:pPr>
      <w:hyperlink w:anchor="_Toc531554563" w:history="1">
        <w:r w:rsidR="0084257E" w:rsidRPr="00E5289E">
          <w:rPr>
            <w:rStyle w:val="Hyperlink"/>
            <w:noProof/>
            <w:lang w:val="en-GB"/>
          </w:rPr>
          <w:t>Figure 14: Accuracy of each model</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15</w:t>
        </w:r>
        <w:r w:rsidR="0084257E" w:rsidRPr="00E5289E">
          <w:rPr>
            <w:noProof/>
            <w:webHidden/>
            <w:lang w:val="en-GB"/>
          </w:rPr>
          <w:fldChar w:fldCharType="end"/>
        </w:r>
      </w:hyperlink>
    </w:p>
    <w:p w14:paraId="383BC341" w14:textId="77777777" w:rsidR="0084257E" w:rsidRPr="00E5289E" w:rsidRDefault="0034757F" w:rsidP="008B5C7D">
      <w:pPr>
        <w:pStyle w:val="TableofFigures"/>
        <w:tabs>
          <w:tab w:val="right" w:leader="dot" w:pos="9350"/>
        </w:tabs>
        <w:jc w:val="both"/>
        <w:rPr>
          <w:rFonts w:asciiTheme="minorHAnsi" w:eastAsiaTheme="minorEastAsia" w:hAnsiTheme="minorHAnsi" w:cstheme="minorBidi"/>
          <w:noProof/>
          <w:lang w:val="en-GB"/>
        </w:rPr>
      </w:pPr>
      <w:hyperlink w:anchor="_Toc531554564" w:history="1">
        <w:r w:rsidR="0084257E" w:rsidRPr="00E5289E">
          <w:rPr>
            <w:rStyle w:val="Hyperlink"/>
            <w:noProof/>
            <w:lang w:val="en-GB"/>
          </w:rPr>
          <w:t>Figure 15: Monetary score of each model after Cross-Validation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16</w:t>
        </w:r>
        <w:r w:rsidR="0084257E" w:rsidRPr="00E5289E">
          <w:rPr>
            <w:noProof/>
            <w:webHidden/>
            <w:lang w:val="en-GB"/>
          </w:rPr>
          <w:fldChar w:fldCharType="end"/>
        </w:r>
      </w:hyperlink>
    </w:p>
    <w:p w14:paraId="67BE68FB" w14:textId="77777777" w:rsidR="0084257E" w:rsidRPr="00E5289E" w:rsidRDefault="0034757F" w:rsidP="008B5C7D">
      <w:pPr>
        <w:pStyle w:val="TableofFigures"/>
        <w:tabs>
          <w:tab w:val="right" w:leader="dot" w:pos="9350"/>
        </w:tabs>
        <w:jc w:val="both"/>
        <w:rPr>
          <w:rFonts w:asciiTheme="minorHAnsi" w:eastAsiaTheme="minorEastAsia" w:hAnsiTheme="minorHAnsi" w:cstheme="minorBidi"/>
          <w:noProof/>
          <w:lang w:val="en-GB"/>
        </w:rPr>
      </w:pPr>
      <w:hyperlink w:anchor="_Toc531554565" w:history="1">
        <w:r w:rsidR="0084257E" w:rsidRPr="00E5289E">
          <w:rPr>
            <w:rStyle w:val="Hyperlink"/>
            <w:noProof/>
            <w:lang w:val="en-GB"/>
          </w:rPr>
          <w:t>Figure 16: Final Monetary value of each model</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16</w:t>
        </w:r>
        <w:r w:rsidR="0084257E" w:rsidRPr="00E5289E">
          <w:rPr>
            <w:noProof/>
            <w:webHidden/>
            <w:lang w:val="en-GB"/>
          </w:rPr>
          <w:fldChar w:fldCharType="end"/>
        </w:r>
      </w:hyperlink>
    </w:p>
    <w:p w14:paraId="0ECE5342" w14:textId="77777777" w:rsidR="0006602A" w:rsidRPr="00E5289E" w:rsidRDefault="00493754" w:rsidP="008B5C7D">
      <w:pPr>
        <w:jc w:val="both"/>
        <w:rPr>
          <w:rStyle w:val="Heading3Char"/>
          <w:rFonts w:ascii="Times New Roman" w:hAnsi="Times New Roman" w:cs="Times New Roman"/>
          <w:b w:val="0"/>
          <w:sz w:val="20"/>
          <w:szCs w:val="20"/>
          <w:lang w:val="en-GB"/>
        </w:rPr>
      </w:pPr>
      <w:r w:rsidRPr="00E5289E">
        <w:rPr>
          <w:rStyle w:val="Heading3Char"/>
          <w:rFonts w:ascii="Times New Roman" w:hAnsi="Times New Roman" w:cs="Times New Roman"/>
          <w:b w:val="0"/>
          <w:sz w:val="20"/>
          <w:szCs w:val="20"/>
          <w:lang w:val="en-GB"/>
        </w:rPr>
        <w:fldChar w:fldCharType="end"/>
      </w:r>
    </w:p>
    <w:p w14:paraId="1C5CB7F0" w14:textId="77777777" w:rsidR="001E6C8F" w:rsidRDefault="001E6C8F" w:rsidP="008B5C7D">
      <w:pPr>
        <w:jc w:val="both"/>
        <w:rPr>
          <w:rFonts w:eastAsiaTheme="majorEastAsia"/>
          <w:lang w:val="en-GB"/>
        </w:rPr>
      </w:pPr>
    </w:p>
    <w:p w14:paraId="2C092511" w14:textId="77777777" w:rsidR="006B24A9" w:rsidRDefault="006B24A9" w:rsidP="008B5C7D">
      <w:pPr>
        <w:jc w:val="both"/>
        <w:rPr>
          <w:rFonts w:eastAsiaTheme="majorEastAsia"/>
          <w:lang w:val="en-GB"/>
        </w:rPr>
      </w:pPr>
    </w:p>
    <w:p w14:paraId="75DFBD76" w14:textId="77777777" w:rsidR="006B24A9" w:rsidRPr="00E5289E" w:rsidRDefault="006B24A9" w:rsidP="008B5C7D">
      <w:pPr>
        <w:jc w:val="both"/>
        <w:rPr>
          <w:rFonts w:eastAsiaTheme="majorEastAsia"/>
          <w:lang w:val="en-GB"/>
        </w:rPr>
      </w:pPr>
    </w:p>
    <w:p w14:paraId="2374523A" w14:textId="77777777" w:rsidR="001E6C8F" w:rsidRPr="00E5289E" w:rsidRDefault="001E6C8F" w:rsidP="008B5C7D">
      <w:pPr>
        <w:pStyle w:val="Heading3"/>
        <w:jc w:val="both"/>
        <w:rPr>
          <w:rFonts w:ascii="Times New Roman" w:hAnsi="Times New Roman" w:cs="Times New Roman"/>
          <w:sz w:val="28"/>
          <w:lang w:val="en-GB"/>
        </w:rPr>
      </w:pPr>
      <w:bookmarkStart w:id="8" w:name="_Toc531554531"/>
      <w:r w:rsidRPr="00E5289E">
        <w:rPr>
          <w:rFonts w:ascii="Times New Roman" w:hAnsi="Times New Roman" w:cs="Times New Roman"/>
          <w:sz w:val="28"/>
          <w:lang w:val="en-GB"/>
        </w:rPr>
        <w:t>List of Tables</w:t>
      </w:r>
      <w:bookmarkEnd w:id="8"/>
    </w:p>
    <w:p w14:paraId="40834660" w14:textId="77777777" w:rsidR="001E6C8F" w:rsidRPr="00E5289E" w:rsidRDefault="001E6C8F" w:rsidP="008B5C7D">
      <w:pPr>
        <w:jc w:val="both"/>
        <w:rPr>
          <w:sz w:val="20"/>
          <w:lang w:val="en-GB"/>
        </w:rPr>
      </w:pPr>
    </w:p>
    <w:p w14:paraId="072F9969" w14:textId="77777777" w:rsidR="0084257E" w:rsidRPr="00E5289E" w:rsidRDefault="001E6C8F" w:rsidP="008B5C7D">
      <w:pPr>
        <w:pStyle w:val="TableofFigures"/>
        <w:tabs>
          <w:tab w:val="right" w:leader="dot" w:pos="9350"/>
        </w:tabs>
        <w:jc w:val="both"/>
        <w:rPr>
          <w:rFonts w:asciiTheme="minorHAnsi" w:eastAsiaTheme="minorEastAsia" w:hAnsiTheme="minorHAnsi" w:cstheme="minorBidi"/>
          <w:noProof/>
          <w:lang w:val="en-GB"/>
        </w:rPr>
      </w:pPr>
      <w:r w:rsidRPr="00E5289E">
        <w:rPr>
          <w:rFonts w:eastAsiaTheme="majorEastAsia"/>
          <w:sz w:val="20"/>
          <w:lang w:val="en-GB"/>
        </w:rPr>
        <w:fldChar w:fldCharType="begin"/>
      </w:r>
      <w:r w:rsidRPr="00E5289E">
        <w:rPr>
          <w:rFonts w:eastAsiaTheme="majorEastAsia"/>
          <w:sz w:val="20"/>
          <w:lang w:val="en-GB"/>
        </w:rPr>
        <w:instrText xml:space="preserve"> TOC \h \z \c "Table" </w:instrText>
      </w:r>
      <w:r w:rsidRPr="00E5289E">
        <w:rPr>
          <w:rFonts w:eastAsiaTheme="majorEastAsia"/>
          <w:sz w:val="20"/>
          <w:lang w:val="en-GB"/>
        </w:rPr>
        <w:fldChar w:fldCharType="separate"/>
      </w:r>
      <w:hyperlink w:anchor="_Toc531554566" w:history="1">
        <w:r w:rsidR="0084257E" w:rsidRPr="00E5289E">
          <w:rPr>
            <w:rStyle w:val="Hyperlink"/>
            <w:noProof/>
            <w:lang w:val="en-GB"/>
          </w:rPr>
          <w:t>Table 1: Dataset</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2</w:t>
        </w:r>
        <w:r w:rsidR="0084257E" w:rsidRPr="00E5289E">
          <w:rPr>
            <w:noProof/>
            <w:webHidden/>
            <w:lang w:val="en-GB"/>
          </w:rPr>
          <w:fldChar w:fldCharType="end"/>
        </w:r>
      </w:hyperlink>
    </w:p>
    <w:p w14:paraId="481CFE07" w14:textId="77777777" w:rsidR="001E6C8F" w:rsidRDefault="001E6C8F" w:rsidP="008B5C7D">
      <w:pPr>
        <w:jc w:val="both"/>
        <w:rPr>
          <w:rFonts w:eastAsiaTheme="majorEastAsia"/>
          <w:sz w:val="20"/>
          <w:lang w:val="en-GB"/>
        </w:rPr>
      </w:pPr>
      <w:r w:rsidRPr="00E5289E">
        <w:rPr>
          <w:rFonts w:eastAsiaTheme="majorEastAsia"/>
          <w:sz w:val="20"/>
          <w:lang w:val="en-GB"/>
        </w:rPr>
        <w:fldChar w:fldCharType="end"/>
      </w:r>
    </w:p>
    <w:p w14:paraId="1B4A24D1" w14:textId="77777777" w:rsidR="006B24A9" w:rsidRDefault="006B24A9" w:rsidP="008B5C7D">
      <w:pPr>
        <w:jc w:val="both"/>
        <w:rPr>
          <w:rFonts w:eastAsiaTheme="majorEastAsia"/>
          <w:lang w:val="en-GB"/>
        </w:rPr>
      </w:pPr>
    </w:p>
    <w:p w14:paraId="06732A57" w14:textId="77777777" w:rsidR="00F83CD6" w:rsidRDefault="00F83CD6" w:rsidP="008B5C7D">
      <w:pPr>
        <w:jc w:val="both"/>
        <w:rPr>
          <w:rFonts w:eastAsiaTheme="majorEastAsia"/>
          <w:lang w:val="en-GB"/>
        </w:rPr>
      </w:pPr>
    </w:p>
    <w:p w14:paraId="0B2BF8DE" w14:textId="77777777" w:rsidR="001E6C8F" w:rsidRDefault="001E6C8F" w:rsidP="008B5C7D">
      <w:pPr>
        <w:jc w:val="both"/>
        <w:rPr>
          <w:rFonts w:eastAsiaTheme="majorEastAsia"/>
          <w:highlight w:val="yellow"/>
          <w:lang w:val="en-GB"/>
        </w:rPr>
      </w:pPr>
    </w:p>
    <w:p w14:paraId="30F70509" w14:textId="77777777" w:rsidR="00655DFA" w:rsidRDefault="00655DFA" w:rsidP="008B5C7D">
      <w:pPr>
        <w:jc w:val="both"/>
        <w:rPr>
          <w:rFonts w:eastAsiaTheme="majorEastAsia"/>
          <w:lang w:val="en-GB"/>
        </w:rPr>
      </w:pPr>
    </w:p>
    <w:p w14:paraId="0F890071" w14:textId="77777777" w:rsidR="00655DFA" w:rsidRDefault="00655DFA" w:rsidP="008B5C7D">
      <w:pPr>
        <w:jc w:val="both"/>
        <w:rPr>
          <w:rFonts w:eastAsiaTheme="majorEastAsia"/>
          <w:lang w:val="en-GB"/>
        </w:rPr>
      </w:pPr>
    </w:p>
    <w:p w14:paraId="15E29E2F" w14:textId="77777777" w:rsidR="00655DFA" w:rsidRDefault="00655DFA" w:rsidP="008B5C7D">
      <w:pPr>
        <w:jc w:val="both"/>
        <w:rPr>
          <w:rFonts w:eastAsiaTheme="majorEastAsia"/>
          <w:lang w:val="en-GB"/>
        </w:rPr>
      </w:pPr>
    </w:p>
    <w:p w14:paraId="31DB2E38" w14:textId="77777777" w:rsidR="00655DFA" w:rsidRDefault="00655DFA" w:rsidP="008B5C7D">
      <w:pPr>
        <w:jc w:val="both"/>
        <w:rPr>
          <w:rFonts w:eastAsiaTheme="majorEastAsia"/>
          <w:lang w:val="en-GB"/>
        </w:rPr>
      </w:pPr>
    </w:p>
    <w:p w14:paraId="4088D636" w14:textId="77777777" w:rsidR="00655DFA" w:rsidRDefault="00655DFA" w:rsidP="008B5C7D">
      <w:pPr>
        <w:jc w:val="both"/>
        <w:rPr>
          <w:rFonts w:eastAsiaTheme="majorEastAsia"/>
          <w:lang w:val="en-GB"/>
        </w:rPr>
      </w:pPr>
    </w:p>
    <w:p w14:paraId="5C8EB47A" w14:textId="77777777" w:rsidR="00655DFA" w:rsidRDefault="00655DFA" w:rsidP="008B5C7D">
      <w:pPr>
        <w:jc w:val="both"/>
        <w:rPr>
          <w:rFonts w:eastAsiaTheme="majorEastAsia"/>
          <w:lang w:val="en-GB"/>
        </w:rPr>
      </w:pPr>
    </w:p>
    <w:p w14:paraId="69AE8482" w14:textId="77777777" w:rsidR="00655DFA" w:rsidRDefault="00655DFA" w:rsidP="008B5C7D">
      <w:pPr>
        <w:jc w:val="both"/>
        <w:rPr>
          <w:rFonts w:eastAsiaTheme="majorEastAsia"/>
          <w:lang w:val="en-GB"/>
        </w:rPr>
      </w:pPr>
    </w:p>
    <w:p w14:paraId="671E6769" w14:textId="77777777" w:rsidR="00655DFA" w:rsidRDefault="00655DFA" w:rsidP="008B5C7D">
      <w:pPr>
        <w:jc w:val="both"/>
        <w:rPr>
          <w:rFonts w:eastAsiaTheme="majorEastAsia"/>
          <w:lang w:val="en-GB"/>
        </w:rPr>
      </w:pPr>
    </w:p>
    <w:p w14:paraId="14720E79" w14:textId="77777777" w:rsidR="00655DFA" w:rsidRDefault="00655DFA" w:rsidP="008B5C7D">
      <w:pPr>
        <w:jc w:val="both"/>
        <w:rPr>
          <w:rFonts w:eastAsiaTheme="majorEastAsia"/>
          <w:lang w:val="en-GB"/>
        </w:rPr>
      </w:pPr>
    </w:p>
    <w:p w14:paraId="76A1FDF0" w14:textId="77777777" w:rsidR="00655DFA" w:rsidRDefault="00655DFA" w:rsidP="008B5C7D">
      <w:pPr>
        <w:jc w:val="both"/>
        <w:rPr>
          <w:rFonts w:eastAsiaTheme="majorEastAsia"/>
          <w:lang w:val="en-GB"/>
        </w:rPr>
      </w:pPr>
    </w:p>
    <w:p w14:paraId="3F97D30E" w14:textId="77777777" w:rsidR="00655DFA" w:rsidRDefault="00655DFA" w:rsidP="008B5C7D">
      <w:pPr>
        <w:jc w:val="both"/>
        <w:rPr>
          <w:rFonts w:eastAsiaTheme="majorEastAsia"/>
          <w:lang w:val="en-GB"/>
        </w:rPr>
      </w:pPr>
    </w:p>
    <w:p w14:paraId="3E888518" w14:textId="77777777" w:rsidR="00655DFA" w:rsidRDefault="00655DFA" w:rsidP="008B5C7D">
      <w:pPr>
        <w:jc w:val="both"/>
        <w:rPr>
          <w:rFonts w:eastAsiaTheme="majorEastAsia"/>
          <w:lang w:val="en-GB"/>
        </w:rPr>
      </w:pPr>
    </w:p>
    <w:p w14:paraId="1666CEBA" w14:textId="77777777" w:rsidR="00655DFA" w:rsidRDefault="00655DFA" w:rsidP="008B5C7D">
      <w:pPr>
        <w:jc w:val="both"/>
        <w:rPr>
          <w:rFonts w:eastAsiaTheme="majorEastAsia"/>
          <w:lang w:val="en-GB"/>
        </w:rPr>
      </w:pPr>
    </w:p>
    <w:p w14:paraId="0115635B" w14:textId="77777777" w:rsidR="00655DFA" w:rsidRDefault="00655DFA" w:rsidP="008B5C7D">
      <w:pPr>
        <w:jc w:val="both"/>
        <w:rPr>
          <w:rFonts w:eastAsiaTheme="majorEastAsia"/>
          <w:lang w:val="en-GB"/>
        </w:rPr>
      </w:pPr>
    </w:p>
    <w:p w14:paraId="2C914CDD" w14:textId="77777777" w:rsidR="00655DFA" w:rsidRDefault="00655DFA" w:rsidP="008B5C7D">
      <w:pPr>
        <w:jc w:val="both"/>
        <w:rPr>
          <w:rFonts w:eastAsiaTheme="majorEastAsia"/>
          <w:lang w:val="en-GB"/>
        </w:rPr>
      </w:pPr>
    </w:p>
    <w:p w14:paraId="5D3E739B" w14:textId="77777777" w:rsidR="00655DFA" w:rsidRDefault="00655DFA" w:rsidP="008B5C7D">
      <w:pPr>
        <w:jc w:val="both"/>
        <w:rPr>
          <w:rFonts w:eastAsiaTheme="majorEastAsia"/>
          <w:lang w:val="en-GB"/>
        </w:rPr>
      </w:pPr>
    </w:p>
    <w:p w14:paraId="3FE5E4ED" w14:textId="77777777" w:rsidR="00655DFA" w:rsidRPr="002C4128" w:rsidRDefault="00655DFA" w:rsidP="008B5C7D">
      <w:pPr>
        <w:jc w:val="both"/>
        <w:rPr>
          <w:rFonts w:eastAsiaTheme="majorEastAsia"/>
          <w:b/>
          <w:szCs w:val="20"/>
          <w:lang w:val="en-GB"/>
        </w:rPr>
      </w:pPr>
      <w:r w:rsidRPr="002C4128">
        <w:rPr>
          <w:rFonts w:eastAsiaTheme="majorEastAsia"/>
          <w:b/>
          <w:szCs w:val="20"/>
          <w:lang w:val="en-GB"/>
        </w:rPr>
        <w:t>The graphs/visualizations presented on the report were produced by the members of the group.</w:t>
      </w:r>
    </w:p>
    <w:p w14:paraId="718C318F" w14:textId="77777777" w:rsidR="00655DFA" w:rsidRPr="00E5289E" w:rsidRDefault="00655DFA" w:rsidP="008B5C7D">
      <w:pPr>
        <w:jc w:val="both"/>
        <w:rPr>
          <w:rFonts w:eastAsiaTheme="majorEastAsia"/>
          <w:lang w:val="en-GB"/>
        </w:rPr>
        <w:sectPr w:rsidR="00655DFA" w:rsidRPr="00E5289E" w:rsidSect="0006602A">
          <w:footerReference w:type="default" r:id="rId16"/>
          <w:pgSz w:w="12240" w:h="15840"/>
          <w:pgMar w:top="1440" w:right="1440" w:bottom="1440" w:left="1440" w:header="720" w:footer="720" w:gutter="0"/>
          <w:pgNumType w:fmt="upperRoman"/>
          <w:cols w:space="720"/>
          <w:docGrid w:linePitch="360"/>
        </w:sectPr>
      </w:pPr>
    </w:p>
    <w:p w14:paraId="2A563682" w14:textId="77777777" w:rsidR="002D2D40" w:rsidRPr="00E5289E" w:rsidRDefault="002D2D40" w:rsidP="008B5C7D">
      <w:pPr>
        <w:pStyle w:val="Heading1"/>
        <w:numPr>
          <w:ilvl w:val="0"/>
          <w:numId w:val="16"/>
        </w:numPr>
        <w:jc w:val="both"/>
        <w:rPr>
          <w:lang w:val="en-GB"/>
        </w:rPr>
      </w:pPr>
      <w:bookmarkStart w:id="9" w:name="_Toc531554532"/>
      <w:bookmarkStart w:id="10" w:name="_Ref531774420"/>
      <w:bookmarkStart w:id="11" w:name="_Ref531774435"/>
      <w:r w:rsidRPr="00E5289E">
        <w:rPr>
          <w:lang w:val="en-GB"/>
        </w:rPr>
        <w:lastRenderedPageBreak/>
        <w:t>Introduction</w:t>
      </w:r>
      <w:bookmarkEnd w:id="9"/>
      <w:bookmarkEnd w:id="10"/>
      <w:bookmarkEnd w:id="11"/>
    </w:p>
    <w:p w14:paraId="4875E0EF" w14:textId="77777777" w:rsidR="0050301A" w:rsidRDefault="00655DFA" w:rsidP="008B5C7D">
      <w:pPr>
        <w:spacing w:line="360" w:lineRule="auto"/>
        <w:jc w:val="both"/>
        <w:rPr>
          <w:sz w:val="20"/>
          <w:lang w:val="en-GB"/>
        </w:rPr>
      </w:pPr>
      <w:r w:rsidRPr="00E5289E">
        <w:rPr>
          <w:sz w:val="20"/>
          <w:lang w:val="en-GB"/>
        </w:rPr>
        <w:t xml:space="preserve">This report is </w:t>
      </w:r>
      <w:r w:rsidR="004121CE">
        <w:rPr>
          <w:sz w:val="20"/>
          <w:lang w:val="en-GB"/>
        </w:rPr>
        <w:t xml:space="preserve">a </w:t>
      </w:r>
      <w:r w:rsidRPr="00E5289E">
        <w:rPr>
          <w:sz w:val="20"/>
          <w:lang w:val="en-GB"/>
        </w:rPr>
        <w:t xml:space="preserve">part of the syllabus </w:t>
      </w:r>
      <w:r>
        <w:rPr>
          <w:sz w:val="20"/>
          <w:lang w:val="en-GB"/>
        </w:rPr>
        <w:t>of</w:t>
      </w:r>
      <w:r w:rsidRPr="00E5289E">
        <w:rPr>
          <w:sz w:val="20"/>
          <w:lang w:val="en-GB"/>
        </w:rPr>
        <w:t xml:space="preserve"> </w:t>
      </w:r>
      <w:r w:rsidR="0050301A">
        <w:rPr>
          <w:sz w:val="20"/>
          <w:lang w:val="en-GB"/>
        </w:rPr>
        <w:t>Data Mining</w:t>
      </w:r>
      <w:r w:rsidRPr="00E5289E">
        <w:rPr>
          <w:sz w:val="20"/>
          <w:lang w:val="en-GB"/>
        </w:rPr>
        <w:t xml:space="preserve"> in the Master of Data Science and Advanced Analytics at</w:t>
      </w:r>
      <w:r>
        <w:rPr>
          <w:sz w:val="20"/>
          <w:lang w:val="en-GB"/>
        </w:rPr>
        <w:t xml:space="preserve"> Nova Information Management School, IMS, and has </w:t>
      </w:r>
    </w:p>
    <w:p w14:paraId="6D430424" w14:textId="77777777" w:rsidR="00217DBD" w:rsidRPr="00034AAF" w:rsidRDefault="00252DA5" w:rsidP="008B5C7D">
      <w:pPr>
        <w:spacing w:line="360" w:lineRule="auto"/>
        <w:jc w:val="both"/>
        <w:rPr>
          <w:color w:val="FF0000"/>
          <w:lang w:val="en-US"/>
        </w:rPr>
      </w:pPr>
      <w:r w:rsidRPr="00034AAF">
        <w:rPr>
          <w:color w:val="FF0000"/>
          <w:lang w:val="en-US"/>
        </w:rPr>
        <w:t>Data is regarding a fictional insurance company in Portugal</w:t>
      </w:r>
    </w:p>
    <w:p w14:paraId="3F02D8AE" w14:textId="77777777" w:rsidR="00252DA5" w:rsidRPr="000A12E6" w:rsidRDefault="00252DA5" w:rsidP="008B5C7D">
      <w:pPr>
        <w:spacing w:line="360" w:lineRule="auto"/>
        <w:jc w:val="both"/>
        <w:rPr>
          <w:color w:val="FF0000"/>
          <w:sz w:val="20"/>
          <w:lang w:val="en-GB"/>
        </w:rPr>
      </w:pPr>
      <w:r w:rsidRPr="00034AAF">
        <w:rPr>
          <w:color w:val="FF0000"/>
          <w:lang w:val="en-US"/>
        </w:rPr>
        <w:t>In the ABT (Analytic Based Table) we have data regarding 10.290 Customers</w:t>
      </w:r>
    </w:p>
    <w:p w14:paraId="6B3F71EF" w14:textId="77777777" w:rsidR="00252DA5" w:rsidRDefault="00655DFA" w:rsidP="008B5C7D">
      <w:pPr>
        <w:spacing w:line="360" w:lineRule="auto"/>
        <w:jc w:val="both"/>
        <w:rPr>
          <w:sz w:val="20"/>
          <w:lang w:val="en-GB"/>
        </w:rPr>
      </w:pPr>
      <w:r>
        <w:rPr>
          <w:sz w:val="20"/>
          <w:lang w:val="en-GB"/>
        </w:rPr>
        <w:t xml:space="preserve">The project was initiated by </w:t>
      </w:r>
    </w:p>
    <w:p w14:paraId="7C02DF26" w14:textId="77777777" w:rsidR="00655DFA" w:rsidRDefault="00655DFA" w:rsidP="008B5C7D">
      <w:pPr>
        <w:spacing w:line="360" w:lineRule="auto"/>
        <w:jc w:val="both"/>
        <w:rPr>
          <w:sz w:val="20"/>
          <w:szCs w:val="22"/>
          <w:lang w:val="en-GB"/>
        </w:rPr>
      </w:pPr>
      <w:r>
        <w:rPr>
          <w:sz w:val="20"/>
          <w:lang w:val="en-GB"/>
        </w:rPr>
        <w:t xml:space="preserve">The dataset used </w:t>
      </w:r>
      <w:r w:rsidR="00252DA5">
        <w:rPr>
          <w:sz w:val="20"/>
          <w:lang w:val="en-GB"/>
        </w:rPr>
        <w:t>(what the data contains)</w:t>
      </w:r>
    </w:p>
    <w:p w14:paraId="1537A26D" w14:textId="77777777" w:rsidR="00655DFA" w:rsidRDefault="00252DA5" w:rsidP="008B5C7D">
      <w:pPr>
        <w:spacing w:line="360" w:lineRule="auto"/>
        <w:jc w:val="both"/>
        <w:rPr>
          <w:sz w:val="20"/>
          <w:highlight w:val="yellow"/>
          <w:lang w:val="en-GB"/>
        </w:rPr>
      </w:pPr>
      <w:r w:rsidRPr="00252DA5">
        <w:rPr>
          <w:sz w:val="20"/>
          <w:highlight w:val="yellow"/>
          <w:lang w:val="en-GB"/>
        </w:rPr>
        <w:t>The problem was given</w:t>
      </w:r>
      <w:r w:rsidR="000A12E6">
        <w:rPr>
          <w:sz w:val="20"/>
          <w:highlight w:val="yellow"/>
          <w:lang w:val="en-GB"/>
        </w:rPr>
        <w:t>, briefly describe it</w:t>
      </w:r>
    </w:p>
    <w:p w14:paraId="125EFF8D" w14:textId="77777777" w:rsidR="000A12E6" w:rsidRDefault="000A12E6" w:rsidP="008B5C7D">
      <w:pPr>
        <w:spacing w:line="360" w:lineRule="auto"/>
        <w:jc w:val="both"/>
        <w:rPr>
          <w:sz w:val="20"/>
          <w:highlight w:val="yellow"/>
          <w:lang w:val="en-GB"/>
        </w:rPr>
      </w:pPr>
    </w:p>
    <w:p w14:paraId="617E706E" w14:textId="77777777" w:rsidR="00B75DA3" w:rsidRPr="000A12E6" w:rsidRDefault="00B75DA3" w:rsidP="008B5C7D">
      <w:pPr>
        <w:spacing w:line="360" w:lineRule="auto"/>
        <w:jc w:val="both"/>
        <w:rPr>
          <w:color w:val="FF0000"/>
          <w:sz w:val="20"/>
          <w:szCs w:val="20"/>
          <w:lang w:val="en-GB"/>
        </w:rPr>
      </w:pPr>
      <w:r w:rsidRPr="00034AAF">
        <w:rPr>
          <w:color w:val="FF0000"/>
          <w:lang w:val="en-US"/>
        </w:rPr>
        <w:t>As a Data Mining/Analytic Consultant, you are asked develop a Customer Segmentation in such a way that it will be possible for the Marketing Department to better understand all the different Customers’ Profiles. You are expected to define, describe and explain the clusters you chose. Invest time in reasoning how you want to do your clustering, possible approaches, and advantages or disadvantages of different decisions. Simultaneous, you should express the marketing approach you recommend for each cluster.</w:t>
      </w:r>
    </w:p>
    <w:p w14:paraId="4AAC0C3E" w14:textId="77777777" w:rsidR="00B75DA3" w:rsidRPr="000A12E6" w:rsidRDefault="00B75DA3" w:rsidP="008B5C7D">
      <w:pPr>
        <w:spacing w:line="360" w:lineRule="auto"/>
        <w:jc w:val="both"/>
        <w:rPr>
          <w:color w:val="FF0000"/>
          <w:sz w:val="20"/>
          <w:lang w:val="en-GB"/>
        </w:rPr>
      </w:pPr>
    </w:p>
    <w:p w14:paraId="455E9006" w14:textId="77777777" w:rsidR="00655DFA" w:rsidRDefault="00655DFA" w:rsidP="008B5C7D">
      <w:pPr>
        <w:tabs>
          <w:tab w:val="left" w:pos="7050"/>
        </w:tabs>
        <w:spacing w:line="360" w:lineRule="auto"/>
        <w:jc w:val="both"/>
        <w:rPr>
          <w:sz w:val="20"/>
          <w:lang w:val="en-GB"/>
        </w:rPr>
      </w:pPr>
      <w:r>
        <w:rPr>
          <w:sz w:val="20"/>
          <w:lang w:val="en-GB"/>
        </w:rPr>
        <w:t xml:space="preserve">The end goal of our project </w:t>
      </w:r>
      <w:r w:rsidR="000A12E6">
        <w:rPr>
          <w:sz w:val="20"/>
          <w:lang w:val="en-GB"/>
        </w:rPr>
        <w:t>was to…</w:t>
      </w:r>
    </w:p>
    <w:p w14:paraId="57C8066D" w14:textId="77777777" w:rsidR="003146AF" w:rsidRDefault="00252DA5" w:rsidP="008B5C7D">
      <w:pPr>
        <w:spacing w:line="360" w:lineRule="auto"/>
        <w:jc w:val="both"/>
        <w:rPr>
          <w:sz w:val="20"/>
          <w:szCs w:val="20"/>
          <w:lang w:val="en-GB"/>
        </w:rPr>
      </w:pPr>
      <w:r w:rsidRPr="000A12E6">
        <w:rPr>
          <w:sz w:val="20"/>
          <w:szCs w:val="20"/>
          <w:highlight w:val="yellow"/>
          <w:lang w:val="en-GB"/>
        </w:rPr>
        <w:t>Explain more or less how the report is structured</w:t>
      </w:r>
      <w:r>
        <w:rPr>
          <w:sz w:val="20"/>
          <w:szCs w:val="20"/>
          <w:lang w:val="en-GB"/>
        </w:rPr>
        <w:t xml:space="preserve"> </w:t>
      </w:r>
    </w:p>
    <w:p w14:paraId="2FAB720B" w14:textId="77777777" w:rsidR="000A12E6" w:rsidRDefault="000A12E6" w:rsidP="008B5C7D">
      <w:pPr>
        <w:spacing w:line="360" w:lineRule="auto"/>
        <w:jc w:val="both"/>
        <w:rPr>
          <w:sz w:val="20"/>
          <w:szCs w:val="20"/>
          <w:lang w:val="en-GB"/>
        </w:rPr>
      </w:pPr>
    </w:p>
    <w:p w14:paraId="5F42DFCB" w14:textId="77777777" w:rsidR="004E1D6B" w:rsidRPr="00E5289E" w:rsidRDefault="00FE05FC" w:rsidP="008B5C7D">
      <w:pPr>
        <w:pStyle w:val="Heading1"/>
        <w:jc w:val="both"/>
        <w:rPr>
          <w:lang w:val="en-GB"/>
        </w:rPr>
      </w:pPr>
      <w:bookmarkStart w:id="12" w:name="_Ref531543301"/>
      <w:bookmarkStart w:id="13" w:name="_Ref531543457"/>
      <w:bookmarkStart w:id="14" w:name="_Ref531543463"/>
      <w:bookmarkStart w:id="15" w:name="_Toc531554533"/>
      <w:r w:rsidRPr="00E5289E">
        <w:rPr>
          <w:lang w:val="en-GB"/>
        </w:rPr>
        <w:t>Description</w:t>
      </w:r>
      <w:bookmarkEnd w:id="12"/>
      <w:bookmarkEnd w:id="13"/>
      <w:bookmarkEnd w:id="14"/>
      <w:bookmarkEnd w:id="15"/>
    </w:p>
    <w:p w14:paraId="239059BF" w14:textId="77777777" w:rsidR="00FE05FC" w:rsidRPr="00E5289E" w:rsidRDefault="00D05A01" w:rsidP="008B5C7D">
      <w:pPr>
        <w:spacing w:line="360" w:lineRule="auto"/>
        <w:jc w:val="both"/>
        <w:rPr>
          <w:sz w:val="20"/>
          <w:szCs w:val="20"/>
          <w:lang w:val="en-GB"/>
        </w:rPr>
      </w:pPr>
      <w:r>
        <w:rPr>
          <w:sz w:val="20"/>
          <w:szCs w:val="20"/>
          <w:lang w:val="en-GB"/>
        </w:rPr>
        <w:t xml:space="preserve">This section of the report will </w:t>
      </w:r>
      <w:r w:rsidR="00B75DA3">
        <w:rPr>
          <w:sz w:val="20"/>
          <w:szCs w:val="20"/>
          <w:lang w:val="en-GB"/>
        </w:rPr>
        <w:t xml:space="preserve">briefly </w:t>
      </w:r>
      <w:r w:rsidR="000A12E6">
        <w:rPr>
          <w:sz w:val="20"/>
          <w:szCs w:val="20"/>
          <w:lang w:val="en-GB"/>
        </w:rPr>
        <w:t>describe the dataset and its variables. The used dataset contains data regarding 10.290 customers of a fictional insurance company in Portugal.</w:t>
      </w:r>
    </w:p>
    <w:p w14:paraId="73CFB68C" w14:textId="77777777" w:rsidR="00FE05FC" w:rsidRPr="00E5289E" w:rsidRDefault="00FE05FC" w:rsidP="008B5C7D">
      <w:pPr>
        <w:jc w:val="both"/>
        <w:rPr>
          <w:sz w:val="20"/>
          <w:szCs w:val="20"/>
          <w:lang w:val="en-GB"/>
        </w:rPr>
      </w:pPr>
    </w:p>
    <w:p w14:paraId="029B019D" w14:textId="77777777" w:rsidR="004C7996" w:rsidRPr="00E5289E" w:rsidRDefault="004C7996" w:rsidP="008B5C7D">
      <w:pPr>
        <w:jc w:val="both"/>
        <w:rPr>
          <w:sz w:val="20"/>
          <w:lang w:val="en-GB"/>
        </w:rPr>
      </w:pPr>
    </w:p>
    <w:p w14:paraId="0F99951E" w14:textId="77777777" w:rsidR="002B2055" w:rsidRPr="00E5289E" w:rsidRDefault="002B2055" w:rsidP="008B5C7D">
      <w:pPr>
        <w:spacing w:after="120" w:line="360" w:lineRule="auto"/>
        <w:jc w:val="both"/>
        <w:rPr>
          <w:sz w:val="20"/>
          <w:szCs w:val="22"/>
          <w:lang w:val="en-GB"/>
        </w:rPr>
      </w:pPr>
      <w:r w:rsidRPr="00E5289E">
        <w:rPr>
          <w:sz w:val="20"/>
          <w:szCs w:val="22"/>
          <w:lang w:val="en-GB"/>
        </w:rPr>
        <w:br w:type="page"/>
      </w:r>
    </w:p>
    <w:p w14:paraId="11FA5268" w14:textId="77777777" w:rsidR="004E1D6B" w:rsidRPr="00E5289E" w:rsidRDefault="004E1D6B" w:rsidP="008B5C7D">
      <w:pPr>
        <w:spacing w:after="120" w:line="360" w:lineRule="auto"/>
        <w:jc w:val="both"/>
        <w:rPr>
          <w:sz w:val="20"/>
          <w:szCs w:val="22"/>
          <w:lang w:val="en-GB"/>
        </w:rPr>
      </w:pPr>
    </w:p>
    <w:tbl>
      <w:tblPr>
        <w:tblStyle w:val="TableGrid"/>
        <w:tblW w:w="0" w:type="auto"/>
        <w:tblLook w:val="04A0" w:firstRow="1" w:lastRow="0" w:firstColumn="1" w:lastColumn="0" w:noHBand="0" w:noVBand="1"/>
      </w:tblPr>
      <w:tblGrid>
        <w:gridCol w:w="2376"/>
        <w:gridCol w:w="2297"/>
        <w:gridCol w:w="4677"/>
      </w:tblGrid>
      <w:tr w:rsidR="004E1D6B" w:rsidRPr="00EA2989" w14:paraId="3F973E87" w14:textId="77777777" w:rsidTr="00914D29">
        <w:tc>
          <w:tcPr>
            <w:tcW w:w="2376" w:type="dxa"/>
          </w:tcPr>
          <w:p w14:paraId="4B38143B" w14:textId="77777777" w:rsidR="004E1D6B" w:rsidRPr="00EA2989" w:rsidRDefault="00252DA5" w:rsidP="008B5C7D">
            <w:pPr>
              <w:spacing w:after="120" w:line="360" w:lineRule="auto"/>
              <w:jc w:val="both"/>
              <w:rPr>
                <w:b/>
                <w:sz w:val="20"/>
                <w:szCs w:val="20"/>
                <w:lang w:val="en-GB"/>
              </w:rPr>
            </w:pPr>
            <w:r w:rsidRPr="00EA2989">
              <w:rPr>
                <w:b/>
                <w:sz w:val="20"/>
                <w:szCs w:val="20"/>
                <w:lang w:val="en-GB"/>
              </w:rPr>
              <w:t>Variable</w:t>
            </w:r>
          </w:p>
        </w:tc>
        <w:tc>
          <w:tcPr>
            <w:tcW w:w="2297" w:type="dxa"/>
          </w:tcPr>
          <w:p w14:paraId="416CFAF8" w14:textId="77777777" w:rsidR="004E1D6B" w:rsidRPr="00EA2989" w:rsidRDefault="00EA2989" w:rsidP="008B5C7D">
            <w:pPr>
              <w:spacing w:after="120" w:line="360" w:lineRule="auto"/>
              <w:jc w:val="both"/>
              <w:rPr>
                <w:b/>
                <w:sz w:val="20"/>
                <w:szCs w:val="20"/>
                <w:lang w:val="en-GB"/>
              </w:rPr>
            </w:pPr>
            <w:r w:rsidRPr="00EA2989">
              <w:rPr>
                <w:b/>
                <w:sz w:val="20"/>
                <w:szCs w:val="20"/>
                <w:lang w:val="en-GB"/>
              </w:rPr>
              <w:t>Format</w:t>
            </w:r>
          </w:p>
        </w:tc>
        <w:tc>
          <w:tcPr>
            <w:tcW w:w="4677" w:type="dxa"/>
          </w:tcPr>
          <w:p w14:paraId="0CE4C647" w14:textId="77777777" w:rsidR="004E1D6B" w:rsidRPr="00EA2989" w:rsidRDefault="00EA2989" w:rsidP="008B5C7D">
            <w:pPr>
              <w:spacing w:after="120" w:line="360" w:lineRule="auto"/>
              <w:jc w:val="both"/>
              <w:rPr>
                <w:b/>
                <w:sz w:val="20"/>
                <w:szCs w:val="20"/>
                <w:lang w:val="en-GB"/>
              </w:rPr>
            </w:pPr>
            <w:r w:rsidRPr="00EA2989">
              <w:rPr>
                <w:b/>
                <w:sz w:val="20"/>
                <w:szCs w:val="20"/>
              </w:rPr>
              <w:t>Description</w:t>
            </w:r>
          </w:p>
        </w:tc>
      </w:tr>
      <w:tr w:rsidR="00252DA5" w:rsidRPr="00EA2989" w14:paraId="5646E7D2" w14:textId="77777777" w:rsidTr="00914D29">
        <w:tc>
          <w:tcPr>
            <w:tcW w:w="2376" w:type="dxa"/>
          </w:tcPr>
          <w:p w14:paraId="28468561" w14:textId="77777777" w:rsidR="00252DA5" w:rsidRPr="00EA2989" w:rsidRDefault="00914D29" w:rsidP="008B5C7D">
            <w:pPr>
              <w:spacing w:after="120" w:line="360" w:lineRule="auto"/>
              <w:jc w:val="both"/>
              <w:rPr>
                <w:b/>
                <w:sz w:val="20"/>
                <w:szCs w:val="20"/>
                <w:lang w:val="en-GB"/>
              </w:rPr>
            </w:pPr>
            <w:r>
              <w:rPr>
                <w:sz w:val="20"/>
                <w:szCs w:val="20"/>
              </w:rPr>
              <w:t>Customer Identity</w:t>
            </w:r>
          </w:p>
        </w:tc>
        <w:tc>
          <w:tcPr>
            <w:tcW w:w="2297" w:type="dxa"/>
          </w:tcPr>
          <w:p w14:paraId="3477A6E4" w14:textId="77777777" w:rsidR="00252DA5" w:rsidRPr="00EA2989" w:rsidRDefault="00914D29" w:rsidP="008B5C7D">
            <w:pPr>
              <w:spacing w:after="160" w:line="259" w:lineRule="auto"/>
              <w:jc w:val="both"/>
              <w:rPr>
                <w:sz w:val="20"/>
                <w:szCs w:val="20"/>
                <w:lang w:val="en-GB"/>
              </w:rPr>
            </w:pPr>
            <w:r>
              <w:rPr>
                <w:sz w:val="20"/>
                <w:szCs w:val="20"/>
              </w:rPr>
              <w:t>int64</w:t>
            </w:r>
          </w:p>
        </w:tc>
        <w:tc>
          <w:tcPr>
            <w:tcW w:w="4677" w:type="dxa"/>
          </w:tcPr>
          <w:p w14:paraId="6D4A4BB2" w14:textId="77777777" w:rsidR="00252DA5" w:rsidRPr="00EA2989" w:rsidRDefault="00EA2989" w:rsidP="008B5C7D">
            <w:pPr>
              <w:spacing w:after="160" w:line="259" w:lineRule="auto"/>
              <w:jc w:val="both"/>
              <w:rPr>
                <w:sz w:val="20"/>
                <w:szCs w:val="20"/>
                <w:lang w:val="en-GB"/>
              </w:rPr>
            </w:pPr>
            <w:r w:rsidRPr="00EA2989">
              <w:rPr>
                <w:sz w:val="20"/>
                <w:szCs w:val="20"/>
                <w:lang w:val="en-GB"/>
              </w:rPr>
              <w:t>ID</w:t>
            </w:r>
          </w:p>
        </w:tc>
      </w:tr>
      <w:tr w:rsidR="00252DA5" w:rsidRPr="009F3CBA" w14:paraId="7140134A" w14:textId="77777777" w:rsidTr="00914D29">
        <w:tc>
          <w:tcPr>
            <w:tcW w:w="2376" w:type="dxa"/>
          </w:tcPr>
          <w:p w14:paraId="79383C60" w14:textId="77777777" w:rsidR="00252DA5" w:rsidRPr="00EA2989" w:rsidRDefault="00914D29" w:rsidP="008B5C7D">
            <w:pPr>
              <w:spacing w:after="120" w:line="360" w:lineRule="auto"/>
              <w:jc w:val="both"/>
              <w:rPr>
                <w:sz w:val="20"/>
                <w:szCs w:val="20"/>
                <w:lang w:val="en-GB"/>
              </w:rPr>
            </w:pPr>
            <w:r>
              <w:rPr>
                <w:sz w:val="20"/>
                <w:szCs w:val="20"/>
              </w:rPr>
              <w:t xml:space="preserve">First </w:t>
            </w:r>
            <w:r w:rsidR="00252DA5" w:rsidRPr="00EA2989">
              <w:rPr>
                <w:sz w:val="20"/>
                <w:szCs w:val="20"/>
              </w:rPr>
              <w:t>Policy</w:t>
            </w:r>
            <w:r>
              <w:rPr>
                <w:sz w:val="20"/>
                <w:szCs w:val="20"/>
              </w:rPr>
              <w:t>’s Year</w:t>
            </w:r>
          </w:p>
        </w:tc>
        <w:tc>
          <w:tcPr>
            <w:tcW w:w="2297" w:type="dxa"/>
          </w:tcPr>
          <w:p w14:paraId="7D712DF3" w14:textId="77777777" w:rsidR="00EA2989" w:rsidRPr="00EA2989" w:rsidRDefault="00914D29" w:rsidP="008B5C7D">
            <w:pPr>
              <w:spacing w:after="160" w:line="259" w:lineRule="auto"/>
              <w:jc w:val="both"/>
              <w:rPr>
                <w:sz w:val="20"/>
                <w:szCs w:val="20"/>
                <w:lang w:val="en-GB"/>
              </w:rPr>
            </w:pPr>
            <w:r>
              <w:rPr>
                <w:sz w:val="20"/>
                <w:szCs w:val="20"/>
                <w:lang w:val="en-GB"/>
              </w:rPr>
              <w:t>float64</w:t>
            </w:r>
          </w:p>
        </w:tc>
        <w:tc>
          <w:tcPr>
            <w:tcW w:w="4677" w:type="dxa"/>
          </w:tcPr>
          <w:p w14:paraId="79FCC5E0" w14:textId="77777777" w:rsidR="00252DA5" w:rsidRPr="00EA2989" w:rsidRDefault="00EA2989" w:rsidP="008B5C7D">
            <w:pPr>
              <w:spacing w:after="160" w:line="259" w:lineRule="auto"/>
              <w:jc w:val="both"/>
              <w:rPr>
                <w:sz w:val="20"/>
                <w:szCs w:val="20"/>
                <w:lang w:val="en-GB"/>
              </w:rPr>
            </w:pPr>
            <w:r w:rsidRPr="00034AAF">
              <w:rPr>
                <w:sz w:val="20"/>
                <w:szCs w:val="20"/>
                <w:lang w:val="en-US"/>
              </w:rPr>
              <w:t>First year a customer enters the business. Also refered to as Customer’s First Year Policy.</w:t>
            </w:r>
          </w:p>
        </w:tc>
      </w:tr>
      <w:tr w:rsidR="00252DA5" w:rsidRPr="00010A65" w14:paraId="3C2E3E6C" w14:textId="77777777" w:rsidTr="00914D29">
        <w:tc>
          <w:tcPr>
            <w:tcW w:w="2376" w:type="dxa"/>
          </w:tcPr>
          <w:p w14:paraId="4230F3E5" w14:textId="77777777" w:rsidR="00252DA5" w:rsidRPr="00EA2989" w:rsidRDefault="00252DA5" w:rsidP="008B5C7D">
            <w:pPr>
              <w:spacing w:after="120" w:line="360" w:lineRule="auto"/>
              <w:jc w:val="both"/>
              <w:rPr>
                <w:b/>
                <w:sz w:val="20"/>
                <w:szCs w:val="20"/>
                <w:lang w:val="en-GB"/>
              </w:rPr>
            </w:pPr>
            <w:r w:rsidRPr="00EA2989">
              <w:rPr>
                <w:sz w:val="20"/>
                <w:szCs w:val="20"/>
              </w:rPr>
              <w:t>Birthday</w:t>
            </w:r>
            <w:r w:rsidR="00914D29">
              <w:rPr>
                <w:sz w:val="20"/>
                <w:szCs w:val="20"/>
              </w:rPr>
              <w:t xml:space="preserve"> Year</w:t>
            </w:r>
          </w:p>
        </w:tc>
        <w:tc>
          <w:tcPr>
            <w:tcW w:w="2297" w:type="dxa"/>
          </w:tcPr>
          <w:p w14:paraId="6B097553" w14:textId="77777777" w:rsidR="00252DA5" w:rsidRPr="00EA2989" w:rsidRDefault="00914D29" w:rsidP="008B5C7D">
            <w:pPr>
              <w:spacing w:after="160" w:line="259" w:lineRule="auto"/>
              <w:jc w:val="both"/>
              <w:rPr>
                <w:sz w:val="20"/>
                <w:szCs w:val="20"/>
                <w:lang w:val="en-GB"/>
              </w:rPr>
            </w:pPr>
            <w:r>
              <w:rPr>
                <w:sz w:val="20"/>
                <w:szCs w:val="20"/>
                <w:lang w:val="en-GB"/>
              </w:rPr>
              <w:t>float64</w:t>
            </w:r>
          </w:p>
        </w:tc>
        <w:tc>
          <w:tcPr>
            <w:tcW w:w="4677" w:type="dxa"/>
          </w:tcPr>
          <w:p w14:paraId="64E6E8E3" w14:textId="77777777" w:rsidR="00914D29" w:rsidRPr="00034AAF" w:rsidRDefault="00EA2989" w:rsidP="008B5C7D">
            <w:pPr>
              <w:spacing w:after="160" w:line="259" w:lineRule="auto"/>
              <w:jc w:val="both"/>
              <w:rPr>
                <w:sz w:val="20"/>
                <w:szCs w:val="20"/>
                <w:lang w:val="en-US"/>
              </w:rPr>
            </w:pPr>
            <w:r w:rsidRPr="00034AAF">
              <w:rPr>
                <w:sz w:val="20"/>
                <w:szCs w:val="20"/>
                <w:lang w:val="en-US"/>
              </w:rPr>
              <w:t xml:space="preserve">Customer’s year of birth. </w:t>
            </w:r>
          </w:p>
          <w:p w14:paraId="0981307F" w14:textId="77777777" w:rsidR="00252DA5" w:rsidRPr="00EA2989" w:rsidRDefault="00914D29" w:rsidP="008B5C7D">
            <w:pPr>
              <w:spacing w:after="160" w:line="259" w:lineRule="auto"/>
              <w:jc w:val="both"/>
              <w:rPr>
                <w:sz w:val="20"/>
                <w:szCs w:val="20"/>
                <w:lang w:val="en-GB"/>
              </w:rPr>
            </w:pPr>
            <w:r w:rsidRPr="00034AAF">
              <w:rPr>
                <w:sz w:val="20"/>
                <w:szCs w:val="20"/>
                <w:lang w:val="en-US"/>
              </w:rPr>
              <w:t xml:space="preserve">Note: </w:t>
            </w:r>
            <w:r w:rsidR="00252DA5" w:rsidRPr="00034AAF">
              <w:rPr>
                <w:sz w:val="20"/>
                <w:szCs w:val="20"/>
                <w:lang w:val="en-US"/>
              </w:rPr>
              <w:t>The current year of the database is 2016</w:t>
            </w:r>
            <w:r w:rsidR="00EA2989" w:rsidRPr="00034AAF">
              <w:rPr>
                <w:sz w:val="20"/>
                <w:szCs w:val="20"/>
                <w:lang w:val="en-US"/>
              </w:rPr>
              <w:t>.</w:t>
            </w:r>
          </w:p>
        </w:tc>
      </w:tr>
      <w:tr w:rsidR="00252DA5" w:rsidRPr="00010A65" w14:paraId="4F653E7E" w14:textId="77777777" w:rsidTr="00914D29">
        <w:tc>
          <w:tcPr>
            <w:tcW w:w="2376" w:type="dxa"/>
          </w:tcPr>
          <w:p w14:paraId="551D773F" w14:textId="77777777" w:rsidR="00252DA5" w:rsidRPr="00EA2989" w:rsidRDefault="00252DA5" w:rsidP="008B5C7D">
            <w:pPr>
              <w:spacing w:after="160" w:line="259" w:lineRule="auto"/>
              <w:jc w:val="both"/>
              <w:rPr>
                <w:b/>
                <w:bCs/>
                <w:sz w:val="20"/>
                <w:szCs w:val="20"/>
                <w:lang w:val="en-GB"/>
              </w:rPr>
            </w:pPr>
            <w:r w:rsidRPr="00EA2989">
              <w:rPr>
                <w:sz w:val="20"/>
                <w:szCs w:val="20"/>
              </w:rPr>
              <w:t>Education</w:t>
            </w:r>
            <w:r w:rsidR="00914D29">
              <w:rPr>
                <w:sz w:val="20"/>
                <w:szCs w:val="20"/>
              </w:rPr>
              <w:t>al Degree</w:t>
            </w:r>
          </w:p>
        </w:tc>
        <w:tc>
          <w:tcPr>
            <w:tcW w:w="2297" w:type="dxa"/>
          </w:tcPr>
          <w:p w14:paraId="667486B3" w14:textId="77777777" w:rsidR="00252DA5" w:rsidRPr="00EA2989" w:rsidRDefault="00914D29" w:rsidP="008B5C7D">
            <w:pPr>
              <w:spacing w:after="160" w:line="259" w:lineRule="auto"/>
              <w:jc w:val="both"/>
              <w:rPr>
                <w:sz w:val="20"/>
                <w:szCs w:val="20"/>
                <w:lang w:val="en-GB"/>
              </w:rPr>
            </w:pPr>
            <w:r>
              <w:rPr>
                <w:sz w:val="20"/>
                <w:szCs w:val="20"/>
                <w:lang w:val="en-GB"/>
              </w:rPr>
              <w:t>object</w:t>
            </w:r>
          </w:p>
        </w:tc>
        <w:tc>
          <w:tcPr>
            <w:tcW w:w="4677" w:type="dxa"/>
          </w:tcPr>
          <w:p w14:paraId="1F606090" w14:textId="77777777" w:rsidR="00252DA5" w:rsidRPr="00EA2989" w:rsidRDefault="00EA2989" w:rsidP="008B5C7D">
            <w:pPr>
              <w:spacing w:after="160" w:line="259" w:lineRule="auto"/>
              <w:jc w:val="both"/>
              <w:rPr>
                <w:sz w:val="20"/>
                <w:szCs w:val="20"/>
                <w:lang w:val="en-GB"/>
              </w:rPr>
            </w:pPr>
            <w:r w:rsidRPr="00EA2989">
              <w:rPr>
                <w:sz w:val="20"/>
                <w:szCs w:val="20"/>
                <w:lang w:val="en-GB"/>
              </w:rPr>
              <w:t>Educational level of a customer</w:t>
            </w:r>
            <w:r>
              <w:rPr>
                <w:sz w:val="20"/>
                <w:szCs w:val="20"/>
                <w:lang w:val="en-GB"/>
              </w:rPr>
              <w:t>.</w:t>
            </w:r>
          </w:p>
        </w:tc>
      </w:tr>
      <w:tr w:rsidR="00252DA5" w:rsidRPr="00EA2989" w14:paraId="4B8AF96B" w14:textId="77777777" w:rsidTr="00914D29">
        <w:tc>
          <w:tcPr>
            <w:tcW w:w="2376" w:type="dxa"/>
          </w:tcPr>
          <w:p w14:paraId="7A1B3ADE" w14:textId="77777777" w:rsidR="00252DA5" w:rsidRPr="00EA2989" w:rsidRDefault="00914D29" w:rsidP="008B5C7D">
            <w:pPr>
              <w:spacing w:after="160" w:line="259" w:lineRule="auto"/>
              <w:jc w:val="both"/>
              <w:rPr>
                <w:b/>
                <w:bCs/>
                <w:sz w:val="20"/>
                <w:szCs w:val="20"/>
                <w:lang w:val="en-GB"/>
              </w:rPr>
            </w:pPr>
            <w:r>
              <w:rPr>
                <w:sz w:val="20"/>
                <w:szCs w:val="20"/>
              </w:rPr>
              <w:t xml:space="preserve">Gross Month </w:t>
            </w:r>
            <w:r w:rsidR="00252DA5" w:rsidRPr="00EA2989">
              <w:rPr>
                <w:sz w:val="20"/>
                <w:szCs w:val="20"/>
              </w:rPr>
              <w:t>Salary</w:t>
            </w:r>
          </w:p>
        </w:tc>
        <w:tc>
          <w:tcPr>
            <w:tcW w:w="2297" w:type="dxa"/>
          </w:tcPr>
          <w:p w14:paraId="01AE415A" w14:textId="77777777" w:rsidR="00252DA5" w:rsidRPr="00EA2989" w:rsidRDefault="00914D29" w:rsidP="008B5C7D">
            <w:pPr>
              <w:spacing w:after="160" w:line="259" w:lineRule="auto"/>
              <w:jc w:val="both"/>
              <w:rPr>
                <w:sz w:val="20"/>
                <w:szCs w:val="20"/>
                <w:lang w:val="en-GB"/>
              </w:rPr>
            </w:pPr>
            <w:r>
              <w:rPr>
                <w:sz w:val="20"/>
                <w:szCs w:val="20"/>
                <w:lang w:val="en-GB"/>
              </w:rPr>
              <w:t>float64</w:t>
            </w:r>
          </w:p>
        </w:tc>
        <w:tc>
          <w:tcPr>
            <w:tcW w:w="4677" w:type="dxa"/>
          </w:tcPr>
          <w:p w14:paraId="150DBFFD" w14:textId="77777777" w:rsidR="00252DA5" w:rsidRPr="00EA2989" w:rsidRDefault="00EA2989" w:rsidP="008B5C7D">
            <w:pPr>
              <w:spacing w:after="160" w:line="259" w:lineRule="auto"/>
              <w:jc w:val="both"/>
              <w:rPr>
                <w:sz w:val="20"/>
                <w:szCs w:val="20"/>
                <w:lang w:val="en-GB"/>
              </w:rPr>
            </w:pPr>
            <w:r>
              <w:rPr>
                <w:sz w:val="20"/>
                <w:szCs w:val="20"/>
              </w:rPr>
              <w:t>Gross monthly s</w:t>
            </w:r>
            <w:r w:rsidRPr="00EA2989">
              <w:rPr>
                <w:sz w:val="20"/>
                <w:szCs w:val="20"/>
              </w:rPr>
              <w:t>alary (€)</w:t>
            </w:r>
            <w:r>
              <w:rPr>
                <w:sz w:val="20"/>
                <w:szCs w:val="20"/>
              </w:rPr>
              <w:t>.</w:t>
            </w:r>
          </w:p>
        </w:tc>
      </w:tr>
      <w:tr w:rsidR="00252DA5" w:rsidRPr="00EA2989" w14:paraId="4BED659B" w14:textId="77777777" w:rsidTr="00914D29">
        <w:tc>
          <w:tcPr>
            <w:tcW w:w="2376" w:type="dxa"/>
          </w:tcPr>
          <w:p w14:paraId="2D8F6AAB" w14:textId="77777777" w:rsidR="00252DA5" w:rsidRPr="00914D29" w:rsidRDefault="00914D29" w:rsidP="008B5C7D">
            <w:pPr>
              <w:spacing w:after="160" w:line="259" w:lineRule="auto"/>
              <w:jc w:val="both"/>
              <w:rPr>
                <w:bCs/>
                <w:sz w:val="20"/>
                <w:szCs w:val="20"/>
                <w:lang w:val="en-GB"/>
              </w:rPr>
            </w:pPr>
            <w:r>
              <w:rPr>
                <w:bCs/>
                <w:sz w:val="20"/>
                <w:szCs w:val="20"/>
                <w:lang w:val="en-GB"/>
              </w:rPr>
              <w:t>Geographic Living Area</w:t>
            </w:r>
          </w:p>
        </w:tc>
        <w:tc>
          <w:tcPr>
            <w:tcW w:w="2297" w:type="dxa"/>
          </w:tcPr>
          <w:p w14:paraId="71FBF211" w14:textId="77777777" w:rsidR="00252DA5" w:rsidRPr="00EA2989" w:rsidRDefault="00914D29" w:rsidP="008B5C7D">
            <w:pPr>
              <w:spacing w:after="160" w:line="259" w:lineRule="auto"/>
              <w:jc w:val="both"/>
              <w:rPr>
                <w:sz w:val="20"/>
                <w:szCs w:val="20"/>
                <w:lang w:val="en-GB"/>
              </w:rPr>
            </w:pPr>
            <w:r>
              <w:rPr>
                <w:sz w:val="20"/>
                <w:szCs w:val="20"/>
                <w:lang w:val="en-GB"/>
              </w:rPr>
              <w:t>float64</w:t>
            </w:r>
          </w:p>
        </w:tc>
        <w:tc>
          <w:tcPr>
            <w:tcW w:w="4677" w:type="dxa"/>
          </w:tcPr>
          <w:p w14:paraId="69826F1C" w14:textId="77777777" w:rsidR="00252DA5" w:rsidRPr="00EA2989" w:rsidRDefault="00EA2989" w:rsidP="008B5C7D">
            <w:pPr>
              <w:spacing w:after="160" w:line="259" w:lineRule="auto"/>
              <w:jc w:val="both"/>
              <w:rPr>
                <w:sz w:val="20"/>
                <w:szCs w:val="20"/>
                <w:lang w:val="en-GB"/>
              </w:rPr>
            </w:pPr>
            <w:r>
              <w:rPr>
                <w:sz w:val="20"/>
                <w:szCs w:val="20"/>
              </w:rPr>
              <w:t>Living area.</w:t>
            </w:r>
          </w:p>
        </w:tc>
      </w:tr>
      <w:tr w:rsidR="00252DA5" w:rsidRPr="00010A65" w14:paraId="0F85FD7E" w14:textId="77777777" w:rsidTr="00914D29">
        <w:tc>
          <w:tcPr>
            <w:tcW w:w="2376" w:type="dxa"/>
          </w:tcPr>
          <w:p w14:paraId="6D5FBC61" w14:textId="77777777" w:rsidR="00252DA5" w:rsidRPr="00EA2989" w:rsidRDefault="00914D29" w:rsidP="008B5C7D">
            <w:pPr>
              <w:spacing w:after="160" w:line="259" w:lineRule="auto"/>
              <w:jc w:val="both"/>
              <w:rPr>
                <w:b/>
                <w:bCs/>
                <w:sz w:val="20"/>
                <w:szCs w:val="20"/>
                <w:lang w:val="en-GB"/>
              </w:rPr>
            </w:pPr>
            <w:r>
              <w:rPr>
                <w:sz w:val="20"/>
                <w:szCs w:val="20"/>
              </w:rPr>
              <w:t>Has Children (Y=1)</w:t>
            </w:r>
          </w:p>
        </w:tc>
        <w:tc>
          <w:tcPr>
            <w:tcW w:w="2297" w:type="dxa"/>
          </w:tcPr>
          <w:p w14:paraId="0CCAC39C" w14:textId="77777777" w:rsidR="00252DA5" w:rsidRPr="00EA2989" w:rsidRDefault="00914D29" w:rsidP="008B5C7D">
            <w:pPr>
              <w:spacing w:after="160" w:line="259" w:lineRule="auto"/>
              <w:jc w:val="both"/>
              <w:rPr>
                <w:b/>
                <w:sz w:val="20"/>
                <w:szCs w:val="20"/>
                <w:lang w:val="en-GB"/>
              </w:rPr>
            </w:pPr>
            <w:r>
              <w:rPr>
                <w:sz w:val="20"/>
                <w:szCs w:val="20"/>
                <w:lang w:val="en-GB"/>
              </w:rPr>
              <w:t>float64</w:t>
            </w:r>
          </w:p>
        </w:tc>
        <w:tc>
          <w:tcPr>
            <w:tcW w:w="4677" w:type="dxa"/>
          </w:tcPr>
          <w:p w14:paraId="59BF0093" w14:textId="77777777" w:rsidR="00252DA5" w:rsidRPr="00EA2989" w:rsidRDefault="00EA2989" w:rsidP="008B5C7D">
            <w:pPr>
              <w:spacing w:after="160" w:line="259" w:lineRule="auto"/>
              <w:jc w:val="both"/>
              <w:rPr>
                <w:sz w:val="20"/>
                <w:szCs w:val="20"/>
                <w:lang w:val="en-GB"/>
              </w:rPr>
            </w:pPr>
            <w:r>
              <w:rPr>
                <w:sz w:val="20"/>
                <w:szCs w:val="20"/>
                <w:lang w:val="en-GB"/>
              </w:rPr>
              <w:t>Binary variable representing if a customer has children. 0 for “does not have Children” and 1 for “has Children”.</w:t>
            </w:r>
          </w:p>
        </w:tc>
      </w:tr>
      <w:tr w:rsidR="00252DA5" w:rsidRPr="00010A65" w14:paraId="02738B23" w14:textId="77777777" w:rsidTr="00914D29">
        <w:tc>
          <w:tcPr>
            <w:tcW w:w="2376" w:type="dxa"/>
          </w:tcPr>
          <w:p w14:paraId="225A8871" w14:textId="77777777" w:rsidR="00252DA5" w:rsidRPr="00EA2989" w:rsidRDefault="00252DA5" w:rsidP="008B5C7D">
            <w:pPr>
              <w:spacing w:after="160" w:line="259" w:lineRule="auto"/>
              <w:jc w:val="both"/>
              <w:rPr>
                <w:b/>
                <w:bCs/>
                <w:sz w:val="20"/>
                <w:szCs w:val="20"/>
                <w:lang w:val="en-GB"/>
              </w:rPr>
            </w:pPr>
            <w:r w:rsidRPr="00EA2989">
              <w:rPr>
                <w:sz w:val="20"/>
                <w:szCs w:val="20"/>
              </w:rPr>
              <w:t>C</w:t>
            </w:r>
            <w:r w:rsidR="00914D29">
              <w:rPr>
                <w:sz w:val="20"/>
                <w:szCs w:val="20"/>
              </w:rPr>
              <w:t>ustomer Monetary Value</w:t>
            </w:r>
          </w:p>
        </w:tc>
        <w:tc>
          <w:tcPr>
            <w:tcW w:w="2297" w:type="dxa"/>
          </w:tcPr>
          <w:p w14:paraId="06311D56" w14:textId="77777777" w:rsidR="00252DA5" w:rsidRPr="00EA2989" w:rsidRDefault="00914D29" w:rsidP="008B5C7D">
            <w:pPr>
              <w:spacing w:after="160" w:line="259" w:lineRule="auto"/>
              <w:jc w:val="both"/>
              <w:rPr>
                <w:sz w:val="20"/>
                <w:szCs w:val="20"/>
                <w:lang w:val="en-GB"/>
              </w:rPr>
            </w:pPr>
            <w:r>
              <w:rPr>
                <w:sz w:val="20"/>
                <w:szCs w:val="20"/>
                <w:lang w:val="en-GB"/>
              </w:rPr>
              <w:t>float64</w:t>
            </w:r>
          </w:p>
        </w:tc>
        <w:tc>
          <w:tcPr>
            <w:tcW w:w="4677" w:type="dxa"/>
          </w:tcPr>
          <w:p w14:paraId="253F2E42" w14:textId="77777777" w:rsidR="00EA2989" w:rsidRPr="00034AAF" w:rsidRDefault="00EA2989" w:rsidP="008B5C7D">
            <w:pPr>
              <w:spacing w:after="160" w:line="259" w:lineRule="auto"/>
              <w:jc w:val="both"/>
              <w:rPr>
                <w:sz w:val="20"/>
                <w:szCs w:val="20"/>
                <w:lang w:val="en-US"/>
              </w:rPr>
            </w:pPr>
            <w:r w:rsidRPr="00034AAF">
              <w:rPr>
                <w:sz w:val="20"/>
                <w:szCs w:val="20"/>
                <w:lang w:val="en-US"/>
              </w:rPr>
              <w:t xml:space="preserve">Customer’s monetary value. Calculated the following way: </w:t>
            </w:r>
          </w:p>
          <w:p w14:paraId="03DE4E6E" w14:textId="77777777" w:rsidR="00252DA5" w:rsidRPr="00EA2989" w:rsidRDefault="00252DA5" w:rsidP="008B5C7D">
            <w:pPr>
              <w:spacing w:after="160" w:line="259" w:lineRule="auto"/>
              <w:jc w:val="both"/>
              <w:rPr>
                <w:sz w:val="20"/>
                <w:szCs w:val="20"/>
                <w:lang w:val="en-GB"/>
              </w:rPr>
            </w:pPr>
            <w:r w:rsidRPr="00034AAF">
              <w:rPr>
                <w:sz w:val="20"/>
                <w:szCs w:val="20"/>
                <w:lang w:val="en-US"/>
              </w:rPr>
              <w:t>Lifetime value = (annual profit from the customer) X (number of years that they are a customer) - (acquisition cost)</w:t>
            </w:r>
          </w:p>
        </w:tc>
      </w:tr>
      <w:tr w:rsidR="00252DA5" w:rsidRPr="00010A65" w14:paraId="57399704" w14:textId="77777777" w:rsidTr="00914D29">
        <w:tc>
          <w:tcPr>
            <w:tcW w:w="2376" w:type="dxa"/>
          </w:tcPr>
          <w:p w14:paraId="25AD6188" w14:textId="77777777" w:rsidR="00252DA5" w:rsidRPr="00EA2989" w:rsidRDefault="00252DA5" w:rsidP="008B5C7D">
            <w:pPr>
              <w:spacing w:after="160" w:line="259" w:lineRule="auto"/>
              <w:jc w:val="both"/>
              <w:rPr>
                <w:b/>
                <w:bCs/>
                <w:sz w:val="20"/>
                <w:szCs w:val="20"/>
                <w:lang w:val="en-GB"/>
              </w:rPr>
            </w:pPr>
            <w:r w:rsidRPr="00EA2989">
              <w:rPr>
                <w:sz w:val="20"/>
                <w:szCs w:val="20"/>
              </w:rPr>
              <w:t>Claims</w:t>
            </w:r>
            <w:r w:rsidR="00914D29">
              <w:rPr>
                <w:sz w:val="20"/>
                <w:szCs w:val="20"/>
              </w:rPr>
              <w:t xml:space="preserve"> Rate</w:t>
            </w:r>
          </w:p>
        </w:tc>
        <w:tc>
          <w:tcPr>
            <w:tcW w:w="2297" w:type="dxa"/>
          </w:tcPr>
          <w:p w14:paraId="07837182" w14:textId="77777777" w:rsidR="00252DA5" w:rsidRPr="00EA2989" w:rsidRDefault="00914D29" w:rsidP="008B5C7D">
            <w:pPr>
              <w:spacing w:after="160" w:line="259" w:lineRule="auto"/>
              <w:jc w:val="both"/>
              <w:rPr>
                <w:sz w:val="20"/>
                <w:szCs w:val="20"/>
                <w:lang w:val="en-GB"/>
              </w:rPr>
            </w:pPr>
            <w:r>
              <w:rPr>
                <w:sz w:val="20"/>
                <w:szCs w:val="20"/>
                <w:lang w:val="en-GB"/>
              </w:rPr>
              <w:t>float64</w:t>
            </w:r>
          </w:p>
        </w:tc>
        <w:tc>
          <w:tcPr>
            <w:tcW w:w="4677" w:type="dxa"/>
          </w:tcPr>
          <w:p w14:paraId="58A63D33" w14:textId="77777777" w:rsidR="00252DA5" w:rsidRPr="00034AAF" w:rsidRDefault="00EA2989" w:rsidP="008B5C7D">
            <w:pPr>
              <w:spacing w:line="259" w:lineRule="auto"/>
              <w:jc w:val="both"/>
              <w:rPr>
                <w:sz w:val="20"/>
                <w:szCs w:val="20"/>
                <w:lang w:val="en-US"/>
              </w:rPr>
            </w:pPr>
            <w:r w:rsidRPr="00034AAF">
              <w:rPr>
                <w:sz w:val="20"/>
                <w:szCs w:val="20"/>
                <w:lang w:val="en-US"/>
              </w:rPr>
              <w:t xml:space="preserve">Claims rate. </w:t>
            </w:r>
            <w:r w:rsidR="00252DA5" w:rsidRPr="00034AAF">
              <w:rPr>
                <w:sz w:val="20"/>
                <w:szCs w:val="20"/>
                <w:lang w:val="en-US"/>
              </w:rPr>
              <w:t xml:space="preserve">Amount paid by the insurance company (€)/ Premiums (€) </w:t>
            </w:r>
          </w:p>
          <w:p w14:paraId="7C86B779" w14:textId="77777777" w:rsidR="00252DA5" w:rsidRPr="00EA2989" w:rsidRDefault="00252DA5" w:rsidP="008B5C7D">
            <w:pPr>
              <w:spacing w:after="160" w:line="259" w:lineRule="auto"/>
              <w:jc w:val="both"/>
              <w:rPr>
                <w:sz w:val="20"/>
                <w:szCs w:val="20"/>
                <w:lang w:val="en-GB"/>
              </w:rPr>
            </w:pPr>
            <w:r w:rsidRPr="00034AAF">
              <w:rPr>
                <w:sz w:val="20"/>
                <w:szCs w:val="20"/>
                <w:u w:val="single"/>
                <w:lang w:val="en-US"/>
              </w:rPr>
              <w:t>Note</w:t>
            </w:r>
            <w:r w:rsidRPr="00034AAF">
              <w:rPr>
                <w:sz w:val="20"/>
                <w:szCs w:val="20"/>
                <w:lang w:val="en-US"/>
              </w:rPr>
              <w:t>: in the last 2 years</w:t>
            </w:r>
          </w:p>
        </w:tc>
      </w:tr>
      <w:tr w:rsidR="000A12E6" w:rsidRPr="00010A65" w14:paraId="7A00701D" w14:textId="77777777" w:rsidTr="00914D29">
        <w:tc>
          <w:tcPr>
            <w:tcW w:w="2376" w:type="dxa"/>
          </w:tcPr>
          <w:p w14:paraId="57634A3F" w14:textId="77777777" w:rsidR="000A12E6" w:rsidRPr="00EA2989" w:rsidRDefault="000A12E6" w:rsidP="008B5C7D">
            <w:pPr>
              <w:spacing w:after="160" w:line="259" w:lineRule="auto"/>
              <w:jc w:val="both"/>
              <w:rPr>
                <w:b/>
                <w:bCs/>
                <w:sz w:val="20"/>
                <w:szCs w:val="20"/>
                <w:lang w:val="en-GB"/>
              </w:rPr>
            </w:pPr>
            <w:r>
              <w:rPr>
                <w:sz w:val="20"/>
                <w:szCs w:val="20"/>
              </w:rPr>
              <w:t xml:space="preserve">Premiums in LOB: </w:t>
            </w:r>
            <w:r w:rsidRPr="00EA2989">
              <w:rPr>
                <w:sz w:val="20"/>
                <w:szCs w:val="20"/>
              </w:rPr>
              <w:t>Motor</w:t>
            </w:r>
          </w:p>
        </w:tc>
        <w:tc>
          <w:tcPr>
            <w:tcW w:w="2297" w:type="dxa"/>
          </w:tcPr>
          <w:p w14:paraId="17242BE8" w14:textId="77777777" w:rsidR="000A12E6" w:rsidRPr="00EA2989" w:rsidRDefault="000A12E6" w:rsidP="008B5C7D">
            <w:pPr>
              <w:spacing w:after="160" w:line="259" w:lineRule="auto"/>
              <w:jc w:val="both"/>
              <w:rPr>
                <w:sz w:val="20"/>
                <w:szCs w:val="20"/>
                <w:lang w:val="en-GB"/>
              </w:rPr>
            </w:pPr>
            <w:r>
              <w:rPr>
                <w:sz w:val="20"/>
                <w:szCs w:val="20"/>
                <w:lang w:val="en-GB"/>
              </w:rPr>
              <w:t>float64</w:t>
            </w:r>
          </w:p>
        </w:tc>
        <w:tc>
          <w:tcPr>
            <w:tcW w:w="4677" w:type="dxa"/>
          </w:tcPr>
          <w:p w14:paraId="61B50EAA" w14:textId="77777777" w:rsidR="000A12E6" w:rsidRPr="00914D29" w:rsidRDefault="000A12E6" w:rsidP="008B5C7D">
            <w:pPr>
              <w:tabs>
                <w:tab w:val="left" w:pos="3095"/>
              </w:tabs>
              <w:jc w:val="both"/>
              <w:rPr>
                <w:sz w:val="20"/>
                <w:szCs w:val="20"/>
                <w:lang w:val="en-GB"/>
              </w:rPr>
            </w:pPr>
            <w:r w:rsidRPr="00034AAF">
              <w:rPr>
                <w:sz w:val="20"/>
                <w:szCs w:val="20"/>
                <w:lang w:val="en-US"/>
              </w:rPr>
              <w:t>Annual Premium (€) in LOB: Motor</w:t>
            </w:r>
          </w:p>
        </w:tc>
      </w:tr>
      <w:tr w:rsidR="000A12E6" w:rsidRPr="00010A65" w14:paraId="6BB98E78" w14:textId="77777777" w:rsidTr="00914D29">
        <w:tc>
          <w:tcPr>
            <w:tcW w:w="2376" w:type="dxa"/>
          </w:tcPr>
          <w:p w14:paraId="7DD9F900" w14:textId="77777777" w:rsidR="000A12E6" w:rsidRPr="00EA2989" w:rsidRDefault="000A12E6" w:rsidP="008B5C7D">
            <w:pPr>
              <w:spacing w:after="160" w:line="259" w:lineRule="auto"/>
              <w:jc w:val="both"/>
              <w:rPr>
                <w:b/>
                <w:bCs/>
                <w:sz w:val="20"/>
                <w:szCs w:val="20"/>
                <w:lang w:val="en-GB"/>
              </w:rPr>
            </w:pPr>
            <w:r>
              <w:rPr>
                <w:sz w:val="20"/>
                <w:szCs w:val="20"/>
              </w:rPr>
              <w:t xml:space="preserve">Premiums in LOB: </w:t>
            </w:r>
            <w:r w:rsidRPr="00EA2989">
              <w:rPr>
                <w:sz w:val="20"/>
                <w:szCs w:val="20"/>
              </w:rPr>
              <w:t>Household</w:t>
            </w:r>
          </w:p>
        </w:tc>
        <w:tc>
          <w:tcPr>
            <w:tcW w:w="2297" w:type="dxa"/>
          </w:tcPr>
          <w:p w14:paraId="2E326791" w14:textId="77777777" w:rsidR="000A12E6" w:rsidRPr="00EA2989" w:rsidRDefault="000A12E6" w:rsidP="008B5C7D">
            <w:pPr>
              <w:spacing w:after="160" w:line="259" w:lineRule="auto"/>
              <w:jc w:val="both"/>
              <w:rPr>
                <w:sz w:val="20"/>
                <w:szCs w:val="20"/>
                <w:lang w:val="en-GB"/>
              </w:rPr>
            </w:pPr>
            <w:r>
              <w:rPr>
                <w:sz w:val="20"/>
                <w:szCs w:val="20"/>
                <w:lang w:val="en-GB"/>
              </w:rPr>
              <w:t>float64</w:t>
            </w:r>
          </w:p>
        </w:tc>
        <w:tc>
          <w:tcPr>
            <w:tcW w:w="4677" w:type="dxa"/>
          </w:tcPr>
          <w:p w14:paraId="5EBBF52C" w14:textId="77777777" w:rsidR="000A12E6" w:rsidRPr="00EA2989" w:rsidRDefault="000A12E6" w:rsidP="008B5C7D">
            <w:pPr>
              <w:spacing w:after="160" w:line="259" w:lineRule="auto"/>
              <w:jc w:val="both"/>
              <w:rPr>
                <w:sz w:val="20"/>
                <w:szCs w:val="20"/>
                <w:lang w:val="en-GB"/>
              </w:rPr>
            </w:pPr>
            <w:r w:rsidRPr="00034AAF">
              <w:rPr>
                <w:sz w:val="20"/>
                <w:szCs w:val="20"/>
                <w:lang w:val="en-US"/>
              </w:rPr>
              <w:t>Annual Premium (€) in LOB: Household</w:t>
            </w:r>
          </w:p>
        </w:tc>
      </w:tr>
      <w:tr w:rsidR="000A12E6" w:rsidRPr="00010A65" w14:paraId="37EACB03" w14:textId="77777777" w:rsidTr="00914D29">
        <w:tc>
          <w:tcPr>
            <w:tcW w:w="2376" w:type="dxa"/>
          </w:tcPr>
          <w:p w14:paraId="489B8A9A" w14:textId="77777777" w:rsidR="000A12E6" w:rsidRPr="00EA2989" w:rsidRDefault="000A12E6" w:rsidP="008B5C7D">
            <w:pPr>
              <w:spacing w:after="160" w:line="259" w:lineRule="auto"/>
              <w:jc w:val="both"/>
              <w:rPr>
                <w:b/>
                <w:bCs/>
                <w:sz w:val="20"/>
                <w:szCs w:val="20"/>
                <w:lang w:val="en-GB"/>
              </w:rPr>
            </w:pPr>
            <w:r>
              <w:rPr>
                <w:sz w:val="20"/>
                <w:szCs w:val="20"/>
              </w:rPr>
              <w:t xml:space="preserve">Premiums in LOB: </w:t>
            </w:r>
            <w:r w:rsidRPr="00EA2989">
              <w:rPr>
                <w:sz w:val="20"/>
                <w:szCs w:val="20"/>
              </w:rPr>
              <w:t>Health</w:t>
            </w:r>
          </w:p>
        </w:tc>
        <w:tc>
          <w:tcPr>
            <w:tcW w:w="2297" w:type="dxa"/>
          </w:tcPr>
          <w:p w14:paraId="12211D46" w14:textId="77777777" w:rsidR="000A12E6" w:rsidRPr="00EA2989" w:rsidRDefault="000A12E6" w:rsidP="008B5C7D">
            <w:pPr>
              <w:spacing w:after="160" w:line="259" w:lineRule="auto"/>
              <w:jc w:val="both"/>
              <w:rPr>
                <w:sz w:val="20"/>
                <w:szCs w:val="20"/>
                <w:lang w:val="en-GB"/>
              </w:rPr>
            </w:pPr>
            <w:r>
              <w:rPr>
                <w:sz w:val="20"/>
                <w:szCs w:val="20"/>
                <w:lang w:val="en-GB"/>
              </w:rPr>
              <w:t>float64</w:t>
            </w:r>
          </w:p>
        </w:tc>
        <w:tc>
          <w:tcPr>
            <w:tcW w:w="4677" w:type="dxa"/>
          </w:tcPr>
          <w:p w14:paraId="1B6CCC6A" w14:textId="77777777" w:rsidR="000A12E6" w:rsidRPr="00EA2989" w:rsidRDefault="000A12E6" w:rsidP="008B5C7D">
            <w:pPr>
              <w:spacing w:after="160" w:line="259" w:lineRule="auto"/>
              <w:jc w:val="both"/>
              <w:rPr>
                <w:sz w:val="20"/>
                <w:szCs w:val="20"/>
                <w:lang w:val="en-GB"/>
              </w:rPr>
            </w:pPr>
            <w:r w:rsidRPr="00034AAF">
              <w:rPr>
                <w:sz w:val="20"/>
                <w:szCs w:val="20"/>
                <w:lang w:val="en-US"/>
              </w:rPr>
              <w:t>Annual Premium (€) in LOB: Health</w:t>
            </w:r>
          </w:p>
        </w:tc>
      </w:tr>
      <w:tr w:rsidR="000A12E6" w:rsidRPr="00010A65" w14:paraId="37E4FEAD" w14:textId="77777777" w:rsidTr="00914D29">
        <w:tc>
          <w:tcPr>
            <w:tcW w:w="2376" w:type="dxa"/>
          </w:tcPr>
          <w:p w14:paraId="457AF706" w14:textId="77777777" w:rsidR="000A12E6" w:rsidRPr="00EA2989" w:rsidRDefault="000A12E6" w:rsidP="008B5C7D">
            <w:pPr>
              <w:spacing w:after="160" w:line="259" w:lineRule="auto"/>
              <w:jc w:val="both"/>
              <w:rPr>
                <w:b/>
                <w:bCs/>
                <w:sz w:val="20"/>
                <w:szCs w:val="20"/>
                <w:lang w:val="en-GB"/>
              </w:rPr>
            </w:pPr>
            <w:r>
              <w:rPr>
                <w:sz w:val="20"/>
                <w:szCs w:val="20"/>
              </w:rPr>
              <w:t xml:space="preserve">Premiums in LOB:  </w:t>
            </w:r>
            <w:r w:rsidRPr="00EA2989">
              <w:rPr>
                <w:sz w:val="20"/>
                <w:szCs w:val="20"/>
              </w:rPr>
              <w:t>Life</w:t>
            </w:r>
          </w:p>
        </w:tc>
        <w:tc>
          <w:tcPr>
            <w:tcW w:w="2297" w:type="dxa"/>
          </w:tcPr>
          <w:p w14:paraId="19637F38" w14:textId="77777777" w:rsidR="000A12E6" w:rsidRPr="00EA2989" w:rsidRDefault="000A12E6" w:rsidP="008B5C7D">
            <w:pPr>
              <w:spacing w:after="160" w:line="259" w:lineRule="auto"/>
              <w:jc w:val="both"/>
              <w:rPr>
                <w:sz w:val="20"/>
                <w:szCs w:val="20"/>
                <w:lang w:val="en-GB"/>
              </w:rPr>
            </w:pPr>
            <w:r>
              <w:rPr>
                <w:sz w:val="20"/>
                <w:szCs w:val="20"/>
                <w:lang w:val="en-GB"/>
              </w:rPr>
              <w:t>float64</w:t>
            </w:r>
          </w:p>
        </w:tc>
        <w:tc>
          <w:tcPr>
            <w:tcW w:w="4677" w:type="dxa"/>
          </w:tcPr>
          <w:p w14:paraId="19143940" w14:textId="77777777" w:rsidR="000A12E6" w:rsidRPr="00EA2989" w:rsidRDefault="000A12E6" w:rsidP="008B5C7D">
            <w:pPr>
              <w:spacing w:after="160" w:line="259" w:lineRule="auto"/>
              <w:jc w:val="both"/>
              <w:rPr>
                <w:sz w:val="20"/>
                <w:szCs w:val="20"/>
                <w:lang w:val="en-GB"/>
              </w:rPr>
            </w:pPr>
            <w:r w:rsidRPr="00034AAF">
              <w:rPr>
                <w:sz w:val="20"/>
                <w:szCs w:val="20"/>
                <w:lang w:val="en-US"/>
              </w:rPr>
              <w:t>Annual Premium (€) in LOB: Life</w:t>
            </w:r>
          </w:p>
        </w:tc>
      </w:tr>
      <w:tr w:rsidR="000A12E6" w:rsidRPr="00010A65" w14:paraId="5CFDA382" w14:textId="77777777" w:rsidTr="00914D29">
        <w:tc>
          <w:tcPr>
            <w:tcW w:w="2376" w:type="dxa"/>
          </w:tcPr>
          <w:p w14:paraId="670B160D" w14:textId="77777777" w:rsidR="000A12E6" w:rsidRPr="00EA2989" w:rsidRDefault="000A12E6" w:rsidP="008B5C7D">
            <w:pPr>
              <w:spacing w:after="160" w:line="259" w:lineRule="auto"/>
              <w:jc w:val="both"/>
              <w:rPr>
                <w:b/>
                <w:sz w:val="20"/>
                <w:szCs w:val="20"/>
                <w:lang w:val="en-GB"/>
              </w:rPr>
            </w:pPr>
            <w:r w:rsidRPr="00034AAF">
              <w:rPr>
                <w:sz w:val="20"/>
                <w:szCs w:val="20"/>
                <w:lang w:val="en-US"/>
              </w:rPr>
              <w:t>Premiums in LOB: Work Compensations</w:t>
            </w:r>
          </w:p>
        </w:tc>
        <w:tc>
          <w:tcPr>
            <w:tcW w:w="2297" w:type="dxa"/>
          </w:tcPr>
          <w:p w14:paraId="2F59DD72" w14:textId="77777777" w:rsidR="000A12E6" w:rsidRPr="00EA2989" w:rsidRDefault="000A12E6" w:rsidP="008B5C7D">
            <w:pPr>
              <w:spacing w:after="160" w:line="259" w:lineRule="auto"/>
              <w:jc w:val="both"/>
              <w:rPr>
                <w:sz w:val="20"/>
                <w:szCs w:val="20"/>
                <w:lang w:val="en-GB"/>
              </w:rPr>
            </w:pPr>
            <w:r>
              <w:rPr>
                <w:sz w:val="20"/>
                <w:szCs w:val="20"/>
                <w:lang w:val="en-GB"/>
              </w:rPr>
              <w:t>float64</w:t>
            </w:r>
          </w:p>
        </w:tc>
        <w:tc>
          <w:tcPr>
            <w:tcW w:w="4677" w:type="dxa"/>
          </w:tcPr>
          <w:p w14:paraId="25912765" w14:textId="77777777" w:rsidR="000A12E6" w:rsidRPr="00034AAF" w:rsidRDefault="000A12E6" w:rsidP="008B5C7D">
            <w:pPr>
              <w:keepNext/>
              <w:spacing w:after="160" w:line="259" w:lineRule="auto"/>
              <w:jc w:val="both"/>
              <w:rPr>
                <w:lang w:val="en-US"/>
              </w:rPr>
            </w:pPr>
            <w:r w:rsidRPr="00034AAF">
              <w:rPr>
                <w:sz w:val="20"/>
                <w:szCs w:val="20"/>
                <w:lang w:val="en-US"/>
              </w:rPr>
              <w:t>Annual Premium (€) in LOB: Work Compensations</w:t>
            </w:r>
          </w:p>
          <w:p w14:paraId="4CA12462" w14:textId="77777777" w:rsidR="000A12E6" w:rsidRPr="00034AAF" w:rsidRDefault="000A12E6" w:rsidP="008B5C7D">
            <w:pPr>
              <w:keepNext/>
              <w:spacing w:after="160" w:line="259" w:lineRule="auto"/>
              <w:jc w:val="both"/>
              <w:rPr>
                <w:lang w:val="en-US"/>
              </w:rPr>
            </w:pPr>
            <w:r w:rsidRPr="00034AAF">
              <w:rPr>
                <w:lang w:val="en-US"/>
              </w:rPr>
              <w:t>Note: Negative Premiums may manifest reversals occurred in the current year, paid in previous one(s)</w:t>
            </w:r>
          </w:p>
        </w:tc>
      </w:tr>
    </w:tbl>
    <w:p w14:paraId="09769F40" w14:textId="77777777" w:rsidR="002B2055" w:rsidRPr="00D05A01" w:rsidRDefault="008B0104" w:rsidP="008B5C7D">
      <w:pPr>
        <w:pStyle w:val="Caption"/>
        <w:jc w:val="both"/>
        <w:rPr>
          <w:lang w:val="en-GB"/>
        </w:rPr>
      </w:pPr>
      <w:bookmarkStart w:id="16" w:name="_Toc531554566"/>
      <w:r w:rsidRPr="00E5289E">
        <w:rPr>
          <w:lang w:val="en-GB"/>
        </w:rPr>
        <w:t xml:space="preserve">Table </w:t>
      </w:r>
      <w:r w:rsidRPr="00E5289E">
        <w:rPr>
          <w:lang w:val="en-GB"/>
        </w:rPr>
        <w:fldChar w:fldCharType="begin"/>
      </w:r>
      <w:r w:rsidRPr="00E5289E">
        <w:rPr>
          <w:lang w:val="en-GB"/>
        </w:rPr>
        <w:instrText xml:space="preserve"> SEQ Table \* ARABIC </w:instrText>
      </w:r>
      <w:r w:rsidRPr="00E5289E">
        <w:rPr>
          <w:lang w:val="en-GB"/>
        </w:rPr>
        <w:fldChar w:fldCharType="separate"/>
      </w:r>
      <w:r w:rsidR="0084257E" w:rsidRPr="00E5289E">
        <w:rPr>
          <w:noProof/>
          <w:lang w:val="en-GB"/>
        </w:rPr>
        <w:t>1</w:t>
      </w:r>
      <w:r w:rsidRPr="00E5289E">
        <w:rPr>
          <w:lang w:val="en-GB"/>
        </w:rPr>
        <w:fldChar w:fldCharType="end"/>
      </w:r>
      <w:r w:rsidRPr="00E5289E">
        <w:rPr>
          <w:lang w:val="en-GB"/>
        </w:rPr>
        <w:t>: Dataset</w:t>
      </w:r>
      <w:bookmarkEnd w:id="16"/>
      <w:r w:rsidR="002B2055" w:rsidRPr="00D05A01">
        <w:rPr>
          <w:sz w:val="20"/>
          <w:szCs w:val="20"/>
          <w:lang w:val="en-GB"/>
        </w:rPr>
        <w:br w:type="page"/>
      </w:r>
    </w:p>
    <w:p w14:paraId="26C818BE" w14:textId="77777777" w:rsidR="004C7996" w:rsidRDefault="00FE05FC" w:rsidP="008B5C7D">
      <w:pPr>
        <w:pStyle w:val="Heading1"/>
        <w:spacing w:before="0" w:after="0"/>
        <w:jc w:val="both"/>
        <w:rPr>
          <w:lang w:val="en-GB"/>
        </w:rPr>
      </w:pPr>
      <w:bookmarkStart w:id="17" w:name="_Ref531543492"/>
      <w:bookmarkStart w:id="18" w:name="_Ref531543496"/>
      <w:bookmarkStart w:id="19" w:name="_Toc531554536"/>
      <w:commentRangeStart w:id="20"/>
      <w:r w:rsidRPr="00E5289E">
        <w:rPr>
          <w:lang w:val="en-GB"/>
        </w:rPr>
        <w:lastRenderedPageBreak/>
        <w:t>Pre</w:t>
      </w:r>
      <w:commentRangeEnd w:id="20"/>
      <w:r w:rsidR="00034AAF">
        <w:rPr>
          <w:rStyle w:val="CommentReference"/>
          <w:rFonts w:eastAsia="Times New Roman"/>
          <w:b w:val="0"/>
          <w:color w:val="auto"/>
        </w:rPr>
        <w:commentReference w:id="20"/>
      </w:r>
      <w:r w:rsidR="00D91A5A" w:rsidRPr="00E5289E">
        <w:rPr>
          <w:lang w:val="en-GB"/>
        </w:rPr>
        <w:t>-</w:t>
      </w:r>
      <w:r w:rsidRPr="00E5289E">
        <w:rPr>
          <w:lang w:val="en-GB"/>
        </w:rPr>
        <w:t>processing</w:t>
      </w:r>
      <w:bookmarkEnd w:id="17"/>
      <w:bookmarkEnd w:id="18"/>
      <w:bookmarkEnd w:id="19"/>
    </w:p>
    <w:p w14:paraId="6569F73B" w14:textId="77777777" w:rsidR="000A12E6" w:rsidRDefault="004A7537" w:rsidP="008B5C7D">
      <w:pPr>
        <w:spacing w:line="360" w:lineRule="auto"/>
        <w:jc w:val="both"/>
        <w:rPr>
          <w:sz w:val="20"/>
          <w:lang w:val="en-GB"/>
        </w:rPr>
      </w:pPr>
      <w:r>
        <w:rPr>
          <w:sz w:val="20"/>
          <w:lang w:val="en-GB"/>
        </w:rPr>
        <w:t xml:space="preserve">This section of the report will </w:t>
      </w:r>
      <w:r w:rsidR="00FB2292">
        <w:rPr>
          <w:sz w:val="20"/>
          <w:lang w:val="en-GB"/>
        </w:rPr>
        <w:t>cover</w:t>
      </w:r>
      <w:r>
        <w:rPr>
          <w:sz w:val="20"/>
          <w:lang w:val="en-GB"/>
        </w:rPr>
        <w:t xml:space="preserve"> the process of analysing the initial dataset and prepar</w:t>
      </w:r>
      <w:r w:rsidR="00FB2292">
        <w:rPr>
          <w:sz w:val="20"/>
          <w:lang w:val="en-GB"/>
        </w:rPr>
        <w:t>ing it for further observations</w:t>
      </w:r>
      <w:r>
        <w:rPr>
          <w:sz w:val="20"/>
          <w:lang w:val="en-GB"/>
        </w:rPr>
        <w:t xml:space="preserve">. It will also cover the reason and process behind </w:t>
      </w:r>
      <w:r w:rsidR="00FB2292">
        <w:rPr>
          <w:sz w:val="20"/>
          <w:lang w:val="en-GB"/>
        </w:rPr>
        <w:t xml:space="preserve">data transformation. This will be done by going through every column making sure our investigation is as thorough as possible. </w:t>
      </w:r>
    </w:p>
    <w:p w14:paraId="2D3E73D8" w14:textId="77777777" w:rsidR="00FB2292" w:rsidRDefault="00FB2292" w:rsidP="008B5C7D">
      <w:pPr>
        <w:spacing w:line="360" w:lineRule="auto"/>
        <w:jc w:val="both"/>
        <w:rPr>
          <w:sz w:val="20"/>
          <w:lang w:val="en-GB"/>
        </w:rPr>
      </w:pPr>
      <w:r>
        <w:rPr>
          <w:sz w:val="20"/>
          <w:lang w:val="en-GB"/>
        </w:rPr>
        <w:t xml:space="preserve">The first step taken was to rename the columns of the dataset into shorter yet still meaningful variable names as the original ones were very long. The new variable names will be shown in </w:t>
      </w:r>
      <w:r w:rsidR="00DF76A6">
        <w:rPr>
          <w:sz w:val="20"/>
          <w:lang w:val="en-GB"/>
        </w:rPr>
        <w:t xml:space="preserve">between </w:t>
      </w:r>
      <w:r>
        <w:rPr>
          <w:sz w:val="20"/>
          <w:lang w:val="en-GB"/>
        </w:rPr>
        <w:t>brackets as we examine each of them in the following pages.</w:t>
      </w:r>
    </w:p>
    <w:p w14:paraId="4FEEDE0A" w14:textId="77777777" w:rsidR="00FB2292" w:rsidRDefault="00FB2292" w:rsidP="008B5C7D">
      <w:pPr>
        <w:spacing w:line="360" w:lineRule="auto"/>
        <w:jc w:val="both"/>
        <w:rPr>
          <w:sz w:val="20"/>
          <w:lang w:val="en-GB"/>
        </w:rPr>
      </w:pPr>
    </w:p>
    <w:p w14:paraId="19C904CB" w14:textId="77777777" w:rsidR="00343139" w:rsidRPr="00343139" w:rsidRDefault="00343139" w:rsidP="008B5C7D">
      <w:pPr>
        <w:spacing w:line="360" w:lineRule="auto"/>
        <w:jc w:val="both"/>
        <w:rPr>
          <w:b/>
          <w:sz w:val="20"/>
          <w:lang w:val="en-GB"/>
        </w:rPr>
      </w:pPr>
      <w:r>
        <w:rPr>
          <w:b/>
          <w:sz w:val="20"/>
          <w:lang w:val="en-GB"/>
        </w:rPr>
        <w:t>Dealing With Outliers</w:t>
      </w:r>
    </w:p>
    <w:p w14:paraId="4FC9AD72" w14:textId="77777777" w:rsidR="00FB2292" w:rsidRPr="00FB2292" w:rsidRDefault="00FB2292" w:rsidP="008B5C7D">
      <w:pPr>
        <w:spacing w:line="360" w:lineRule="auto"/>
        <w:jc w:val="both"/>
        <w:rPr>
          <w:sz w:val="20"/>
          <w:lang w:val="en-GB"/>
        </w:rPr>
      </w:pPr>
      <w:r w:rsidRPr="00034AAF">
        <w:rPr>
          <w:sz w:val="20"/>
          <w:szCs w:val="20"/>
          <w:u w:val="single"/>
          <w:lang w:val="en-US"/>
        </w:rPr>
        <w:t>Customer Identity (CustID)</w:t>
      </w:r>
    </w:p>
    <w:p w14:paraId="070FD61E" w14:textId="77777777" w:rsidR="00FB2292" w:rsidRDefault="00FB2292" w:rsidP="008B5C7D">
      <w:pPr>
        <w:spacing w:line="360" w:lineRule="auto"/>
        <w:jc w:val="both"/>
        <w:rPr>
          <w:sz w:val="20"/>
          <w:lang w:val="en-GB"/>
        </w:rPr>
      </w:pPr>
      <w:r>
        <w:rPr>
          <w:sz w:val="20"/>
          <w:lang w:val="en-GB"/>
        </w:rPr>
        <w:t xml:space="preserve">As </w:t>
      </w:r>
      <w:r w:rsidR="00C30803">
        <w:rPr>
          <w:sz w:val="20"/>
          <w:lang w:val="en-GB"/>
        </w:rPr>
        <w:t>it was of no value to</w:t>
      </w:r>
      <w:r>
        <w:rPr>
          <w:sz w:val="20"/>
          <w:lang w:val="en-GB"/>
        </w:rPr>
        <w:t xml:space="preserve"> the current project this variable was dropped.</w:t>
      </w:r>
    </w:p>
    <w:p w14:paraId="0595FF5D" w14:textId="77777777" w:rsidR="004A7537" w:rsidRDefault="004A7537" w:rsidP="008B5C7D">
      <w:pPr>
        <w:spacing w:line="360" w:lineRule="auto"/>
        <w:jc w:val="both"/>
        <w:rPr>
          <w:sz w:val="20"/>
          <w:lang w:val="en-GB"/>
        </w:rPr>
      </w:pPr>
    </w:p>
    <w:p w14:paraId="66724AAE" w14:textId="77777777" w:rsidR="00FB2292" w:rsidRDefault="00FB2292" w:rsidP="008B5C7D">
      <w:pPr>
        <w:spacing w:line="360" w:lineRule="auto"/>
        <w:jc w:val="both"/>
        <w:rPr>
          <w:sz w:val="20"/>
          <w:u w:val="single"/>
          <w:lang w:val="en-GB"/>
        </w:rPr>
      </w:pPr>
      <w:r>
        <w:rPr>
          <w:sz w:val="20"/>
          <w:u w:val="single"/>
          <w:lang w:val="en-GB"/>
        </w:rPr>
        <w:t>First Policy’s Year (1stPolYear)</w:t>
      </w:r>
    </w:p>
    <w:p w14:paraId="49A7E262" w14:textId="77777777" w:rsidR="00FB2292" w:rsidRPr="00FB2292" w:rsidRDefault="00FB2292" w:rsidP="008B5C7D">
      <w:pPr>
        <w:spacing w:line="360" w:lineRule="auto"/>
        <w:jc w:val="both"/>
        <w:rPr>
          <w:sz w:val="20"/>
          <w:lang w:val="en-GB"/>
        </w:rPr>
      </w:pPr>
      <w:r>
        <w:rPr>
          <w:sz w:val="20"/>
          <w:lang w:val="en-GB"/>
        </w:rPr>
        <w:t xml:space="preserve">While observing the list of values included in </w:t>
      </w:r>
      <w:r w:rsidRPr="00FB2292">
        <w:rPr>
          <w:sz w:val="20"/>
          <w:lang w:val="en-GB"/>
        </w:rPr>
        <w:t>‘1stPolYear’</w:t>
      </w:r>
      <w:r w:rsidR="00DF76A6">
        <w:rPr>
          <w:sz w:val="20"/>
          <w:lang w:val="en-GB"/>
        </w:rPr>
        <w:t xml:space="preserve"> it came to attention that there were values higher than 2016 and given the fact that the dataset was of static 2016 data these were considered </w:t>
      </w:r>
      <w:del w:id="21" w:author="Lukas Früchtnicht" w:date="2018-12-18T07:29:00Z">
        <w:r w:rsidR="00DF76A6" w:rsidDel="003507CB">
          <w:rPr>
            <w:sz w:val="20"/>
            <w:lang w:val="en-GB"/>
          </w:rPr>
          <w:delText xml:space="preserve">outliers </w:delText>
        </w:r>
      </w:del>
      <w:ins w:id="22" w:author="Lukas Früchtnicht" w:date="2018-12-18T07:29:00Z">
        <w:r w:rsidR="003507CB">
          <w:rPr>
            <w:sz w:val="20"/>
            <w:lang w:val="en-GB"/>
          </w:rPr>
          <w:t>e</w:t>
        </w:r>
      </w:ins>
      <w:ins w:id="23" w:author="Lukas Früchtnicht" w:date="2018-12-18T07:30:00Z">
        <w:r w:rsidR="003507CB">
          <w:rPr>
            <w:sz w:val="20"/>
            <w:lang w:val="en-GB"/>
          </w:rPr>
          <w:t>rror data</w:t>
        </w:r>
      </w:ins>
      <w:ins w:id="24" w:author="Lukas Früchtnicht" w:date="2018-12-18T07:29:00Z">
        <w:r w:rsidR="003507CB">
          <w:rPr>
            <w:sz w:val="20"/>
            <w:lang w:val="en-GB"/>
          </w:rPr>
          <w:t xml:space="preserve"> </w:t>
        </w:r>
      </w:ins>
      <w:r w:rsidR="00DF76A6">
        <w:rPr>
          <w:sz w:val="20"/>
          <w:lang w:val="en-GB"/>
        </w:rPr>
        <w:t>and removed</w:t>
      </w:r>
      <w:r w:rsidR="00C30803">
        <w:rPr>
          <w:sz w:val="20"/>
          <w:lang w:val="en-GB"/>
        </w:rPr>
        <w:t xml:space="preserve"> (values removed &gt; 2016)</w:t>
      </w:r>
      <w:r w:rsidR="00DF76A6">
        <w:rPr>
          <w:sz w:val="20"/>
          <w:lang w:val="en-GB"/>
        </w:rPr>
        <w:t>.</w:t>
      </w:r>
    </w:p>
    <w:p w14:paraId="48A49607" w14:textId="77777777" w:rsidR="00FB2292" w:rsidRDefault="00FB2292" w:rsidP="008B5C7D">
      <w:pPr>
        <w:spacing w:line="360" w:lineRule="auto"/>
        <w:jc w:val="both"/>
        <w:rPr>
          <w:sz w:val="20"/>
          <w:lang w:val="en-GB"/>
        </w:rPr>
      </w:pPr>
    </w:p>
    <w:p w14:paraId="6D1C6EDF" w14:textId="77777777" w:rsidR="00DF76A6" w:rsidRDefault="00DF76A6" w:rsidP="008B5C7D">
      <w:pPr>
        <w:spacing w:line="360" w:lineRule="auto"/>
        <w:jc w:val="both"/>
        <w:rPr>
          <w:sz w:val="20"/>
          <w:lang w:val="en-GB"/>
        </w:rPr>
      </w:pPr>
      <w:r w:rsidRPr="00DF76A6">
        <w:rPr>
          <w:sz w:val="20"/>
          <w:u w:val="single"/>
          <w:lang w:val="en-GB"/>
        </w:rPr>
        <w:t>Brithday Year</w:t>
      </w:r>
      <w:r>
        <w:rPr>
          <w:sz w:val="20"/>
          <w:u w:val="single"/>
          <w:lang w:val="en-GB"/>
        </w:rPr>
        <w:t xml:space="preserve"> (BirthYear)</w:t>
      </w:r>
    </w:p>
    <w:p w14:paraId="76D6432A" w14:textId="77777777" w:rsidR="00DF76A6" w:rsidRDefault="00DF76A6" w:rsidP="008B5C7D">
      <w:pPr>
        <w:spacing w:line="360" w:lineRule="auto"/>
        <w:jc w:val="both"/>
        <w:rPr>
          <w:sz w:val="20"/>
          <w:lang w:val="en-GB"/>
        </w:rPr>
      </w:pPr>
      <w:r>
        <w:rPr>
          <w:sz w:val="20"/>
          <w:lang w:val="en-GB"/>
        </w:rPr>
        <w:t>On the assumption that there are no individuals born in the 19</w:t>
      </w:r>
      <w:r w:rsidRPr="00DF76A6">
        <w:rPr>
          <w:sz w:val="20"/>
          <w:vertAlign w:val="superscript"/>
          <w:lang w:val="en-GB"/>
        </w:rPr>
        <w:t>th</w:t>
      </w:r>
      <w:r>
        <w:rPr>
          <w:sz w:val="20"/>
          <w:lang w:val="en-GB"/>
        </w:rPr>
        <w:t xml:space="preserve"> century values under the year 1900 were removed as they were considered to be </w:t>
      </w:r>
      <w:del w:id="25" w:author="Lukas Früchtnicht" w:date="2018-12-18T07:30:00Z">
        <w:r w:rsidDel="00862E57">
          <w:rPr>
            <w:sz w:val="20"/>
            <w:lang w:val="en-GB"/>
          </w:rPr>
          <w:delText>outliers</w:delText>
        </w:r>
      </w:del>
      <w:ins w:id="26" w:author="Lukas Früchtnicht" w:date="2018-12-18T07:30:00Z">
        <w:r w:rsidR="00862E57">
          <w:rPr>
            <w:sz w:val="20"/>
            <w:lang w:val="en-GB"/>
          </w:rPr>
          <w:t>error data</w:t>
        </w:r>
      </w:ins>
      <w:r>
        <w:rPr>
          <w:sz w:val="20"/>
          <w:lang w:val="en-GB"/>
        </w:rPr>
        <w:t xml:space="preserve">. </w:t>
      </w:r>
      <w:del w:id="27" w:author="Lukas Früchtnicht" w:date="2018-12-18T07:30:00Z">
        <w:r w:rsidDel="00862E57">
          <w:rPr>
            <w:sz w:val="20"/>
            <w:lang w:val="en-GB"/>
          </w:rPr>
          <w:delText xml:space="preserve"> </w:delText>
        </w:r>
      </w:del>
    </w:p>
    <w:p w14:paraId="14DBA0AA" w14:textId="77777777" w:rsidR="00DF76A6" w:rsidRDefault="00DF76A6" w:rsidP="008B5C7D">
      <w:pPr>
        <w:spacing w:line="360" w:lineRule="auto"/>
        <w:jc w:val="both"/>
        <w:rPr>
          <w:sz w:val="20"/>
          <w:lang w:val="en-GB"/>
        </w:rPr>
      </w:pPr>
    </w:p>
    <w:p w14:paraId="48AF5DB8" w14:textId="77777777" w:rsidR="00CB489B" w:rsidRDefault="00DF76A6" w:rsidP="008B5C7D">
      <w:pPr>
        <w:spacing w:line="360" w:lineRule="auto"/>
        <w:jc w:val="both"/>
        <w:rPr>
          <w:sz w:val="20"/>
          <w:u w:val="single"/>
          <w:lang w:val="en-GB"/>
        </w:rPr>
      </w:pPr>
      <w:r w:rsidRPr="00DF76A6">
        <w:rPr>
          <w:sz w:val="20"/>
          <w:u w:val="single"/>
          <w:lang w:val="en-GB"/>
        </w:rPr>
        <w:t>Gross Monthly Salary (GrossMthSalary)</w:t>
      </w:r>
    </w:p>
    <w:p w14:paraId="0AAB2C05" w14:textId="77777777" w:rsidR="004A7537" w:rsidRPr="00CB489B" w:rsidRDefault="00CB489B" w:rsidP="008B5C7D">
      <w:pPr>
        <w:spacing w:line="360" w:lineRule="auto"/>
        <w:jc w:val="both"/>
        <w:rPr>
          <w:sz w:val="20"/>
          <w:u w:val="single"/>
          <w:lang w:val="en-GB"/>
        </w:rPr>
      </w:pPr>
      <w:r>
        <w:rPr>
          <w:sz w:val="20"/>
          <w:lang w:val="en-GB"/>
        </w:rPr>
        <w:t>T</w:t>
      </w:r>
      <w:r w:rsidR="00DF76A6">
        <w:rPr>
          <w:sz w:val="20"/>
          <w:lang w:val="en-GB"/>
        </w:rPr>
        <w:t>he description of</w:t>
      </w:r>
      <w:r>
        <w:rPr>
          <w:sz w:val="20"/>
          <w:lang w:val="en-GB"/>
        </w:rPr>
        <w:t xml:space="preserve"> this variable showed a mean of approximately 2.507 and a maximum value of 55.215. The last value seemed odd so a boxplot of the entire column was plotted for a more visual observation of the list. It was concluded that there were 2 </w:t>
      </w:r>
      <w:del w:id="28" w:author="Lukas Früchtnicht" w:date="2018-12-18T07:31:00Z">
        <w:r w:rsidDel="00862E57">
          <w:rPr>
            <w:sz w:val="20"/>
            <w:lang w:val="en-GB"/>
          </w:rPr>
          <w:delText xml:space="preserve">outliers </w:delText>
        </w:r>
      </w:del>
      <w:ins w:id="29" w:author="Lukas Früchtnicht" w:date="2018-12-18T07:31:00Z">
        <w:r w:rsidR="00862E57">
          <w:rPr>
            <w:sz w:val="20"/>
            <w:lang w:val="en-GB"/>
          </w:rPr>
          <w:t xml:space="preserve">extreme values </w:t>
        </w:r>
      </w:ins>
      <w:r>
        <w:rPr>
          <w:sz w:val="20"/>
          <w:lang w:val="en-GB"/>
        </w:rPr>
        <w:t>and these were removed making the data more naturally distributed</w:t>
      </w:r>
      <w:r w:rsidR="00C30803">
        <w:rPr>
          <w:sz w:val="20"/>
          <w:lang w:val="en-GB"/>
        </w:rPr>
        <w:t xml:space="preserve"> (values removed &gt; 30.000)</w:t>
      </w:r>
      <w:r>
        <w:rPr>
          <w:sz w:val="20"/>
          <w:lang w:val="en-GB"/>
        </w:rPr>
        <w:t xml:space="preserve">. </w:t>
      </w:r>
    </w:p>
    <w:p w14:paraId="63C47CED" w14:textId="77777777" w:rsidR="00DF76A6" w:rsidRDefault="00DF76A6" w:rsidP="008B5C7D">
      <w:pPr>
        <w:spacing w:line="360" w:lineRule="auto"/>
        <w:jc w:val="both"/>
        <w:rPr>
          <w:sz w:val="20"/>
          <w:lang w:val="en-GB"/>
        </w:rPr>
      </w:pPr>
    </w:p>
    <w:p w14:paraId="03F98A62" w14:textId="77777777" w:rsidR="00DF76A6" w:rsidRPr="00CB489B" w:rsidRDefault="00CB489B" w:rsidP="008B5C7D">
      <w:pPr>
        <w:spacing w:line="360" w:lineRule="auto"/>
        <w:jc w:val="both"/>
        <w:rPr>
          <w:sz w:val="20"/>
          <w:u w:val="single"/>
          <w:lang w:val="en-GB"/>
        </w:rPr>
      </w:pPr>
      <w:r w:rsidRPr="00CB489B">
        <w:rPr>
          <w:sz w:val="20"/>
          <w:u w:val="single"/>
          <w:lang w:val="en-GB"/>
        </w:rPr>
        <w:t>Customer Monetary Value (CustMonetVal)</w:t>
      </w:r>
    </w:p>
    <w:p w14:paraId="173E95DD" w14:textId="77777777" w:rsidR="00B35901" w:rsidRDefault="005944E4" w:rsidP="008B5C7D">
      <w:pPr>
        <w:spacing w:line="360" w:lineRule="auto"/>
        <w:jc w:val="both"/>
        <w:rPr>
          <w:sz w:val="20"/>
          <w:lang w:val="en-GB"/>
        </w:rPr>
      </w:pPr>
      <w:r>
        <w:rPr>
          <w:sz w:val="20"/>
          <w:lang w:val="en-GB"/>
        </w:rPr>
        <w:t>The description of ‘</w:t>
      </w:r>
      <w:r w:rsidRPr="005944E4">
        <w:rPr>
          <w:sz w:val="20"/>
          <w:lang w:val="en-GB"/>
        </w:rPr>
        <w:t>CustMonetVal</w:t>
      </w:r>
      <w:r>
        <w:rPr>
          <w:sz w:val="20"/>
          <w:lang w:val="en-GB"/>
        </w:rPr>
        <w:t>’ showed a minimum value that was extrem</w:t>
      </w:r>
      <w:r w:rsidR="00B35901">
        <w:rPr>
          <w:sz w:val="20"/>
          <w:lang w:val="en-GB"/>
        </w:rPr>
        <w:t xml:space="preserve">ely low </w:t>
      </w:r>
      <w:ins w:id="30" w:author="Lukas Früchtnicht" w:date="2018-12-18T07:32:00Z">
        <w:r w:rsidR="00862E57">
          <w:rPr>
            <w:sz w:val="20"/>
            <w:lang w:val="en-GB"/>
          </w:rPr>
          <w:t>compared to others. It seemed very unlikely to be correc</w:t>
        </w:r>
      </w:ins>
      <w:del w:id="31" w:author="Lukas Früchtnicht" w:date="2018-12-18T07:33:00Z">
        <w:r w:rsidR="00B35901" w:rsidDel="00862E57">
          <w:rPr>
            <w:sz w:val="20"/>
            <w:lang w:val="en-GB"/>
          </w:rPr>
          <w:delText xml:space="preserve">and there was no way a </w:delText>
        </w:r>
        <w:r w:rsidDel="00862E57">
          <w:rPr>
            <w:sz w:val="20"/>
            <w:lang w:val="en-GB"/>
          </w:rPr>
          <w:delText>customer</w:delText>
        </w:r>
        <w:r w:rsidR="00B35901" w:rsidDel="00862E57">
          <w:rPr>
            <w:sz w:val="20"/>
            <w:lang w:val="en-GB"/>
          </w:rPr>
          <w:delText xml:space="preserve"> would have such low value</w:delText>
        </w:r>
      </w:del>
      <w:r w:rsidR="00B35901">
        <w:rPr>
          <w:sz w:val="20"/>
          <w:lang w:val="en-GB"/>
        </w:rPr>
        <w:t>. As there were other values very far from the mean it was decided to drop all values under -2000</w:t>
      </w:r>
      <w:ins w:id="32" w:author="Lukas Früchtnicht" w:date="2018-12-18T07:34:00Z">
        <w:r w:rsidR="00862E57">
          <w:rPr>
            <w:sz w:val="20"/>
            <w:lang w:val="en-GB"/>
          </w:rPr>
          <w:t xml:space="preserve"> smoothing for extreme values and possible wrong data</w:t>
        </w:r>
      </w:ins>
      <w:r w:rsidR="00B35901">
        <w:rPr>
          <w:sz w:val="20"/>
          <w:lang w:val="en-GB"/>
        </w:rPr>
        <w:t xml:space="preserve">, leading to the loss of 14 </w:t>
      </w:r>
      <w:del w:id="33" w:author="Lukas Früchtnicht" w:date="2018-12-18T07:33:00Z">
        <w:r w:rsidR="00B35901" w:rsidDel="00862E57">
          <w:rPr>
            <w:sz w:val="20"/>
            <w:lang w:val="en-GB"/>
          </w:rPr>
          <w:delText>rows</w:delText>
        </w:r>
      </w:del>
      <w:ins w:id="34" w:author="Lukas Früchtnicht" w:date="2018-12-18T07:33:00Z">
        <w:r w:rsidR="00862E57">
          <w:rPr>
            <w:sz w:val="20"/>
            <w:lang w:val="en-GB"/>
          </w:rPr>
          <w:t>data pionts</w:t>
        </w:r>
      </w:ins>
      <w:r w:rsidR="00B35901">
        <w:rPr>
          <w:sz w:val="20"/>
          <w:lang w:val="en-GB"/>
        </w:rPr>
        <w:t>.</w:t>
      </w:r>
    </w:p>
    <w:p w14:paraId="570804F8" w14:textId="77777777" w:rsidR="00DF76A6" w:rsidRDefault="00B35901" w:rsidP="008B5C7D">
      <w:pPr>
        <w:spacing w:line="360" w:lineRule="auto"/>
        <w:jc w:val="both"/>
        <w:rPr>
          <w:sz w:val="20"/>
          <w:lang w:val="en-GB"/>
        </w:rPr>
      </w:pPr>
      <w:r>
        <w:rPr>
          <w:sz w:val="20"/>
          <w:lang w:val="en-GB"/>
        </w:rPr>
        <w:t xml:space="preserve"> </w:t>
      </w:r>
    </w:p>
    <w:p w14:paraId="69B37515" w14:textId="77777777" w:rsidR="00B35901" w:rsidRPr="00B35901" w:rsidRDefault="00B35901" w:rsidP="008B5C7D">
      <w:pPr>
        <w:spacing w:line="360" w:lineRule="auto"/>
        <w:jc w:val="both"/>
        <w:rPr>
          <w:sz w:val="20"/>
          <w:u w:val="single"/>
          <w:lang w:val="en-GB"/>
        </w:rPr>
      </w:pPr>
      <w:r>
        <w:rPr>
          <w:sz w:val="20"/>
          <w:u w:val="single"/>
          <w:lang w:val="en-GB"/>
        </w:rPr>
        <w:t>Claims Rate (</w:t>
      </w:r>
      <w:r w:rsidRPr="00B35901">
        <w:rPr>
          <w:sz w:val="20"/>
          <w:u w:val="single"/>
          <w:lang w:val="en-GB"/>
        </w:rPr>
        <w:t>Claim</w:t>
      </w:r>
      <w:ins w:id="35" w:author="Lukas Früchtnicht" w:date="2018-12-18T07:34:00Z">
        <w:r w:rsidR="00862E57">
          <w:rPr>
            <w:sz w:val="20"/>
            <w:u w:val="single"/>
            <w:lang w:val="en-GB"/>
          </w:rPr>
          <w:t>s</w:t>
        </w:r>
      </w:ins>
      <w:r w:rsidRPr="00B35901">
        <w:rPr>
          <w:sz w:val="20"/>
          <w:u w:val="single"/>
          <w:lang w:val="en-GB"/>
        </w:rPr>
        <w:t>Rate</w:t>
      </w:r>
      <w:r>
        <w:rPr>
          <w:sz w:val="20"/>
          <w:u w:val="single"/>
          <w:lang w:val="en-GB"/>
        </w:rPr>
        <w:t>)</w:t>
      </w:r>
    </w:p>
    <w:p w14:paraId="249FA26A" w14:textId="77777777" w:rsidR="00BC4904" w:rsidRDefault="00BC4904" w:rsidP="008B5C7D">
      <w:pPr>
        <w:spacing w:line="360" w:lineRule="auto"/>
        <w:jc w:val="both"/>
        <w:rPr>
          <w:sz w:val="20"/>
          <w:lang w:val="en-GB"/>
        </w:rPr>
      </w:pPr>
      <w:r>
        <w:rPr>
          <w:sz w:val="20"/>
          <w:lang w:val="en-GB"/>
        </w:rPr>
        <w:t xml:space="preserve">The maximum value of ‘ClaimsRate’ appeared to be 4.33 but even though it was a high value it did not seem out of the ordinary. It was only after seeing the boxplot that the maximum value was considered </w:t>
      </w:r>
      <w:del w:id="36" w:author="Lukas Früchtnicht" w:date="2018-12-18T07:35:00Z">
        <w:r w:rsidDel="00862E57">
          <w:rPr>
            <w:sz w:val="20"/>
            <w:lang w:val="en-GB"/>
          </w:rPr>
          <w:delText>an outlier</w:delText>
        </w:r>
      </w:del>
      <w:ins w:id="37" w:author="Lukas Früchtnicht" w:date="2018-12-18T07:35:00Z">
        <w:r w:rsidR="00862E57">
          <w:rPr>
            <w:sz w:val="20"/>
            <w:lang w:val="en-GB"/>
          </w:rPr>
          <w:t>an extreme value</w:t>
        </w:r>
      </w:ins>
      <w:r>
        <w:rPr>
          <w:sz w:val="20"/>
          <w:lang w:val="en-GB"/>
        </w:rPr>
        <w:t>. It was a single value away from the rest of a naturally distributed list so it was dropped.</w:t>
      </w:r>
    </w:p>
    <w:p w14:paraId="1B2672AF" w14:textId="77777777" w:rsidR="00CB489B" w:rsidRDefault="00CB489B" w:rsidP="008B5C7D">
      <w:pPr>
        <w:spacing w:line="360" w:lineRule="auto"/>
        <w:jc w:val="both"/>
        <w:rPr>
          <w:sz w:val="20"/>
          <w:lang w:val="en-GB"/>
        </w:rPr>
      </w:pPr>
    </w:p>
    <w:p w14:paraId="2D0A6391" w14:textId="77777777" w:rsidR="00C30803" w:rsidRDefault="00C30803" w:rsidP="008B5C7D">
      <w:pPr>
        <w:spacing w:line="360" w:lineRule="auto"/>
        <w:jc w:val="both"/>
        <w:rPr>
          <w:sz w:val="20"/>
          <w:lang w:val="en-GB"/>
        </w:rPr>
      </w:pPr>
    </w:p>
    <w:p w14:paraId="029A69CD" w14:textId="77777777" w:rsidR="00BC4904" w:rsidRDefault="00BC4904" w:rsidP="008B5C7D">
      <w:pPr>
        <w:spacing w:line="360" w:lineRule="auto"/>
        <w:jc w:val="both"/>
        <w:rPr>
          <w:sz w:val="20"/>
          <w:u w:val="single"/>
          <w:lang w:val="en-GB"/>
        </w:rPr>
      </w:pPr>
      <w:r w:rsidRPr="00BC4904">
        <w:rPr>
          <w:sz w:val="20"/>
          <w:u w:val="single"/>
          <w:lang w:val="en-GB"/>
        </w:rPr>
        <w:t>Premiums in LOB: Motor</w:t>
      </w:r>
      <w:r>
        <w:rPr>
          <w:sz w:val="20"/>
          <w:u w:val="single"/>
          <w:lang w:val="en-GB"/>
        </w:rPr>
        <w:t xml:space="preserve"> (</w:t>
      </w:r>
      <w:r w:rsidRPr="00BC4904">
        <w:rPr>
          <w:sz w:val="20"/>
          <w:u w:val="single"/>
          <w:lang w:val="en-GB"/>
        </w:rPr>
        <w:t>PremLOBMotor</w:t>
      </w:r>
      <w:r>
        <w:rPr>
          <w:sz w:val="20"/>
          <w:u w:val="single"/>
          <w:lang w:val="en-GB"/>
        </w:rPr>
        <w:t>)</w:t>
      </w:r>
    </w:p>
    <w:p w14:paraId="78D992D2" w14:textId="77777777" w:rsidR="00BC4904" w:rsidRDefault="00BC4904" w:rsidP="008B5C7D">
      <w:pPr>
        <w:spacing w:line="360" w:lineRule="auto"/>
        <w:jc w:val="both"/>
        <w:rPr>
          <w:sz w:val="20"/>
          <w:lang w:val="en-GB"/>
        </w:rPr>
      </w:pPr>
      <w:r>
        <w:rPr>
          <w:sz w:val="20"/>
          <w:lang w:val="en-GB"/>
        </w:rPr>
        <w:t xml:space="preserve">Following the </w:t>
      </w:r>
      <w:r w:rsidR="00C30803">
        <w:rPr>
          <w:sz w:val="20"/>
          <w:lang w:val="en-GB"/>
        </w:rPr>
        <w:t xml:space="preserve">same strategy of looking at a visual representation of the data, </w:t>
      </w:r>
      <w:del w:id="38" w:author="Lukas Früchtnicht" w:date="2018-12-18T07:36:00Z">
        <w:r w:rsidR="00C30803" w:rsidDel="00862E57">
          <w:rPr>
            <w:sz w:val="20"/>
            <w:lang w:val="en-GB"/>
          </w:rPr>
          <w:delText xml:space="preserve">outliers </w:delText>
        </w:r>
      </w:del>
      <w:ins w:id="39" w:author="Lukas Früchtnicht" w:date="2018-12-18T07:36:00Z">
        <w:r w:rsidR="00862E57">
          <w:rPr>
            <w:sz w:val="20"/>
            <w:lang w:val="en-GB"/>
          </w:rPr>
          <w:t xml:space="preserve">extreme values </w:t>
        </w:r>
      </w:ins>
      <w:r w:rsidR="00C30803">
        <w:rPr>
          <w:sz w:val="20"/>
          <w:lang w:val="en-GB"/>
        </w:rPr>
        <w:t>were once again spotted. This time there were 6 items away from the bulk of the data. It was decided to drop all 6 of them (values removed &gt; 2.000).</w:t>
      </w:r>
    </w:p>
    <w:p w14:paraId="4DE268B8" w14:textId="77777777" w:rsidR="00C30803" w:rsidRDefault="00C30803" w:rsidP="008B5C7D">
      <w:pPr>
        <w:spacing w:line="360" w:lineRule="auto"/>
        <w:jc w:val="both"/>
        <w:rPr>
          <w:sz w:val="20"/>
          <w:lang w:val="en-GB"/>
        </w:rPr>
      </w:pPr>
    </w:p>
    <w:p w14:paraId="01D830F1" w14:textId="77777777" w:rsidR="00C30803" w:rsidRDefault="00C30803" w:rsidP="008B5C7D">
      <w:pPr>
        <w:spacing w:line="360" w:lineRule="auto"/>
        <w:jc w:val="both"/>
        <w:rPr>
          <w:sz w:val="20"/>
          <w:u w:val="single"/>
          <w:lang w:val="en-GB"/>
        </w:rPr>
      </w:pPr>
      <w:r w:rsidRPr="00C30803">
        <w:rPr>
          <w:sz w:val="20"/>
          <w:u w:val="single"/>
          <w:lang w:val="en-GB"/>
        </w:rPr>
        <w:t>Premiums in LOB: Health (PremLOBHealth)</w:t>
      </w:r>
    </w:p>
    <w:p w14:paraId="5DDA35B6" w14:textId="77777777" w:rsidR="00C30803" w:rsidRDefault="00343139" w:rsidP="008B5C7D">
      <w:pPr>
        <w:spacing w:line="360" w:lineRule="auto"/>
        <w:jc w:val="both"/>
        <w:rPr>
          <w:sz w:val="20"/>
          <w:lang w:val="en-GB"/>
        </w:rPr>
      </w:pPr>
      <w:r>
        <w:rPr>
          <w:sz w:val="20"/>
          <w:lang w:val="en-GB"/>
        </w:rPr>
        <w:t>A boxplot of ‘PremLOBHealth’</w:t>
      </w:r>
      <w:r w:rsidR="00C30803">
        <w:rPr>
          <w:sz w:val="20"/>
          <w:lang w:val="en-GB"/>
        </w:rPr>
        <w:t xml:space="preserve"> </w:t>
      </w:r>
      <w:r>
        <w:rPr>
          <w:sz w:val="20"/>
          <w:lang w:val="en-GB"/>
        </w:rPr>
        <w:t>showed 2 values</w:t>
      </w:r>
      <w:r w:rsidR="00C30803">
        <w:rPr>
          <w:sz w:val="20"/>
          <w:lang w:val="en-GB"/>
        </w:rPr>
        <w:t xml:space="preserve"> excessively</w:t>
      </w:r>
      <w:r>
        <w:rPr>
          <w:sz w:val="20"/>
          <w:lang w:val="en-GB"/>
        </w:rPr>
        <w:t xml:space="preserve"> far from the rest of the data. They were considered </w:t>
      </w:r>
      <w:del w:id="40" w:author="Lukas Früchtnicht" w:date="2018-12-18T07:37:00Z">
        <w:r w:rsidDel="00862E57">
          <w:rPr>
            <w:sz w:val="20"/>
            <w:lang w:val="en-GB"/>
          </w:rPr>
          <w:delText xml:space="preserve">outliers </w:delText>
        </w:r>
      </w:del>
      <w:ins w:id="41" w:author="Lukas Früchtnicht" w:date="2018-12-18T07:37:00Z">
        <w:r w:rsidR="00862E57">
          <w:rPr>
            <w:sz w:val="20"/>
            <w:lang w:val="en-GB"/>
          </w:rPr>
          <w:t xml:space="preserve">too extreme </w:t>
        </w:r>
      </w:ins>
      <w:r>
        <w:rPr>
          <w:sz w:val="20"/>
          <w:lang w:val="en-GB"/>
        </w:rPr>
        <w:t>and removed from the set (values removed &gt; 5.000).</w:t>
      </w:r>
    </w:p>
    <w:p w14:paraId="174B6EC0" w14:textId="77777777" w:rsidR="00343139" w:rsidRDefault="00343139" w:rsidP="008B5C7D">
      <w:pPr>
        <w:spacing w:line="360" w:lineRule="auto"/>
        <w:jc w:val="both"/>
        <w:rPr>
          <w:sz w:val="20"/>
          <w:lang w:val="en-GB"/>
        </w:rPr>
      </w:pPr>
    </w:p>
    <w:p w14:paraId="43E467E2" w14:textId="77777777" w:rsidR="00343139" w:rsidRDefault="00343139" w:rsidP="008B5C7D">
      <w:pPr>
        <w:spacing w:line="360" w:lineRule="auto"/>
        <w:jc w:val="both"/>
        <w:rPr>
          <w:sz w:val="20"/>
          <w:lang w:val="en-GB"/>
        </w:rPr>
      </w:pPr>
      <w:r w:rsidRPr="00343139">
        <w:rPr>
          <w:sz w:val="20"/>
          <w:highlight w:val="yellow"/>
          <w:lang w:val="en-GB"/>
        </w:rPr>
        <w:t>BOXPLOTS here</w:t>
      </w:r>
    </w:p>
    <w:p w14:paraId="2C72226B" w14:textId="77777777" w:rsidR="00343139" w:rsidRDefault="00343139" w:rsidP="008B5C7D">
      <w:pPr>
        <w:spacing w:line="360" w:lineRule="auto"/>
        <w:jc w:val="both"/>
        <w:rPr>
          <w:sz w:val="20"/>
          <w:lang w:val="en-GB"/>
        </w:rPr>
      </w:pPr>
    </w:p>
    <w:p w14:paraId="319F2A21" w14:textId="77777777" w:rsidR="00343139" w:rsidRPr="00343139" w:rsidRDefault="00343139" w:rsidP="008B5C7D">
      <w:pPr>
        <w:spacing w:line="360" w:lineRule="auto"/>
        <w:jc w:val="both"/>
        <w:rPr>
          <w:b/>
          <w:sz w:val="20"/>
          <w:lang w:val="en-GB"/>
        </w:rPr>
      </w:pPr>
      <w:commentRangeStart w:id="42"/>
      <w:r>
        <w:rPr>
          <w:b/>
          <w:sz w:val="20"/>
          <w:lang w:val="en-GB"/>
        </w:rPr>
        <w:t>Handling Skewed Data</w:t>
      </w:r>
      <w:commentRangeEnd w:id="42"/>
      <w:r w:rsidR="00743E19">
        <w:rPr>
          <w:rStyle w:val="CommentReference"/>
        </w:rPr>
        <w:commentReference w:id="42"/>
      </w:r>
    </w:p>
    <w:p w14:paraId="422003DD" w14:textId="77777777" w:rsidR="008C7E6D" w:rsidRDefault="00343139" w:rsidP="008B5C7D">
      <w:pPr>
        <w:spacing w:line="360" w:lineRule="auto"/>
        <w:jc w:val="both"/>
        <w:rPr>
          <w:sz w:val="20"/>
          <w:lang w:val="en-GB"/>
        </w:rPr>
      </w:pPr>
      <w:r>
        <w:rPr>
          <w:sz w:val="20"/>
          <w:lang w:val="en-GB"/>
        </w:rPr>
        <w:t xml:space="preserve">Until here the only action taken towards the data was the removal </w:t>
      </w:r>
      <w:del w:id="43" w:author="Lukas Früchtnicht" w:date="2018-12-18T07:37:00Z">
        <w:r w:rsidDel="00862E57">
          <w:rPr>
            <w:sz w:val="20"/>
            <w:lang w:val="en-GB"/>
          </w:rPr>
          <w:delText>of outliers</w:delText>
        </w:r>
      </w:del>
      <w:ins w:id="44" w:author="Lukas Früchtnicht" w:date="2018-12-18T07:37:00Z">
        <w:r w:rsidR="00862E57">
          <w:rPr>
            <w:sz w:val="20"/>
            <w:lang w:val="en-GB"/>
          </w:rPr>
          <w:t xml:space="preserve">error data </w:t>
        </w:r>
      </w:ins>
      <w:ins w:id="45" w:author="Lukas Früchtnicht" w:date="2018-12-18T07:38:00Z">
        <w:r w:rsidR="00862E57">
          <w:rPr>
            <w:sz w:val="20"/>
            <w:lang w:val="en-GB"/>
          </w:rPr>
          <w:t>/ extreme values</w:t>
        </w:r>
      </w:ins>
      <w:r>
        <w:rPr>
          <w:sz w:val="20"/>
          <w:lang w:val="en-GB"/>
        </w:rPr>
        <w:t>. From this</w:t>
      </w:r>
      <w:r w:rsidR="008C7E6D">
        <w:rPr>
          <w:sz w:val="20"/>
          <w:lang w:val="en-GB"/>
        </w:rPr>
        <w:t xml:space="preserve"> point on skewed values were encountered</w:t>
      </w:r>
      <w:r>
        <w:rPr>
          <w:sz w:val="20"/>
          <w:lang w:val="en-GB"/>
        </w:rPr>
        <w:t xml:space="preserve"> and further actions were required to normalise it.</w:t>
      </w:r>
    </w:p>
    <w:p w14:paraId="614100E3" w14:textId="77777777" w:rsidR="008C7E6D" w:rsidRPr="00034AAF" w:rsidRDefault="008C7E6D" w:rsidP="008B5C7D">
      <w:pPr>
        <w:spacing w:line="360" w:lineRule="auto"/>
        <w:jc w:val="both"/>
        <w:rPr>
          <w:color w:val="FF0000"/>
          <w:sz w:val="20"/>
          <w:highlight w:val="green"/>
          <w:lang w:val="en-GB"/>
        </w:rPr>
      </w:pPr>
      <w:r w:rsidRPr="00034AAF">
        <w:rPr>
          <w:color w:val="FF0000"/>
          <w:sz w:val="20"/>
          <w:highlight w:val="green"/>
          <w:lang w:val="en-GB"/>
        </w:rPr>
        <w:t>Explain 3 sigma rule strategy</w:t>
      </w:r>
    </w:p>
    <w:p w14:paraId="15CBE8DF" w14:textId="77777777" w:rsidR="008C7E6D" w:rsidRPr="00034AAF" w:rsidRDefault="008C7E6D" w:rsidP="008B5C7D">
      <w:pPr>
        <w:spacing w:line="360" w:lineRule="auto"/>
        <w:jc w:val="both"/>
        <w:rPr>
          <w:color w:val="FF0000"/>
          <w:sz w:val="20"/>
          <w:highlight w:val="green"/>
          <w:lang w:val="en-GB"/>
        </w:rPr>
      </w:pPr>
      <w:r w:rsidRPr="00034AAF">
        <w:rPr>
          <w:color w:val="FF0000"/>
          <w:sz w:val="20"/>
          <w:highlight w:val="green"/>
          <w:lang w:val="en-GB"/>
        </w:rPr>
        <w:t>#rows: 9862 --&gt; meaning 434 rows dropped (4.2%)</w:t>
      </w:r>
    </w:p>
    <w:p w14:paraId="4AB175C6" w14:textId="77777777" w:rsidR="008C7E6D" w:rsidRPr="00034AAF" w:rsidRDefault="008C7E6D" w:rsidP="008B5C7D">
      <w:pPr>
        <w:spacing w:line="360" w:lineRule="auto"/>
        <w:jc w:val="both"/>
        <w:rPr>
          <w:color w:val="FF0000"/>
          <w:sz w:val="20"/>
          <w:highlight w:val="green"/>
          <w:lang w:val="en-GB"/>
        </w:rPr>
      </w:pPr>
      <w:r w:rsidRPr="00034AAF">
        <w:rPr>
          <w:color w:val="FF0000"/>
          <w:sz w:val="20"/>
          <w:highlight w:val="green"/>
          <w:lang w:val="en-GB"/>
        </w:rPr>
        <w:t>#3.5 sigma: 9927 rows --&gt; 369 rows dropped (3.6%)</w:t>
      </w:r>
    </w:p>
    <w:p w14:paraId="150000B4" w14:textId="77777777" w:rsidR="008C7E6D" w:rsidRPr="00034AAF" w:rsidRDefault="008C7E6D" w:rsidP="008B5C7D">
      <w:pPr>
        <w:spacing w:line="360" w:lineRule="auto"/>
        <w:jc w:val="both"/>
        <w:rPr>
          <w:color w:val="FF0000"/>
          <w:sz w:val="20"/>
          <w:highlight w:val="green"/>
          <w:lang w:val="en-GB"/>
        </w:rPr>
      </w:pPr>
      <w:r w:rsidRPr="00034AAF">
        <w:rPr>
          <w:color w:val="FF0000"/>
          <w:sz w:val="20"/>
          <w:highlight w:val="green"/>
          <w:lang w:val="en-GB"/>
        </w:rPr>
        <w:t xml:space="preserve">#4 sigma:10022 rows --&gt; 274 rows dropped (2.6%) </w:t>
      </w:r>
    </w:p>
    <w:p w14:paraId="3C27AFB7" w14:textId="77777777" w:rsidR="00C30803" w:rsidRPr="00034AAF" w:rsidRDefault="00C30803" w:rsidP="008B5C7D">
      <w:pPr>
        <w:spacing w:line="360" w:lineRule="auto"/>
        <w:jc w:val="both"/>
        <w:rPr>
          <w:sz w:val="20"/>
          <w:highlight w:val="green"/>
          <w:lang w:val="en-GB"/>
        </w:rPr>
      </w:pPr>
    </w:p>
    <w:p w14:paraId="598CCD68" w14:textId="77777777" w:rsidR="008C7E6D" w:rsidRDefault="008C7E6D" w:rsidP="008B5C7D">
      <w:pPr>
        <w:spacing w:line="360" w:lineRule="auto"/>
        <w:jc w:val="both"/>
        <w:rPr>
          <w:sz w:val="20"/>
          <w:lang w:val="en-GB"/>
        </w:rPr>
      </w:pPr>
      <w:r w:rsidRPr="00034AAF">
        <w:rPr>
          <w:sz w:val="20"/>
          <w:highlight w:val="green"/>
          <w:lang w:val="en-GB"/>
        </w:rPr>
        <w:t>The next 3 paragraphs contain the same process. Consider changing overall format</w:t>
      </w:r>
      <w:r w:rsidRPr="008C7E6D">
        <w:rPr>
          <w:sz w:val="20"/>
          <w:highlight w:val="yellow"/>
          <w:lang w:val="en-GB"/>
        </w:rPr>
        <w:t>.</w:t>
      </w:r>
      <w:r>
        <w:rPr>
          <w:sz w:val="20"/>
          <w:lang w:val="en-GB"/>
        </w:rPr>
        <w:t xml:space="preserve"> </w:t>
      </w:r>
    </w:p>
    <w:p w14:paraId="09B0E507" w14:textId="77777777" w:rsidR="003A78F3" w:rsidRDefault="00343139" w:rsidP="008B5C7D">
      <w:pPr>
        <w:spacing w:line="360" w:lineRule="auto"/>
        <w:jc w:val="both"/>
        <w:rPr>
          <w:sz w:val="20"/>
          <w:u w:val="single"/>
          <w:lang w:val="en-GB"/>
        </w:rPr>
      </w:pPr>
      <w:r w:rsidRPr="00343139">
        <w:rPr>
          <w:sz w:val="20"/>
          <w:u w:val="single"/>
          <w:lang w:val="en-GB"/>
        </w:rPr>
        <w:t>Premiums in LOB: Household</w:t>
      </w:r>
      <w:r>
        <w:rPr>
          <w:sz w:val="20"/>
          <w:u w:val="single"/>
          <w:lang w:val="en-GB"/>
        </w:rPr>
        <w:t xml:space="preserve"> </w:t>
      </w:r>
      <w:r w:rsidR="003A78F3">
        <w:rPr>
          <w:sz w:val="20"/>
          <w:u w:val="single"/>
          <w:lang w:val="en-GB"/>
        </w:rPr>
        <w:t>(</w:t>
      </w:r>
      <w:r w:rsidRPr="00343139">
        <w:rPr>
          <w:sz w:val="20"/>
          <w:u w:val="single"/>
          <w:lang w:val="en-GB"/>
        </w:rPr>
        <w:t>PremLOBHousehold</w:t>
      </w:r>
      <w:r w:rsidR="003A78F3">
        <w:rPr>
          <w:sz w:val="20"/>
          <w:u w:val="single"/>
          <w:lang w:val="en-GB"/>
        </w:rPr>
        <w:t>)</w:t>
      </w:r>
    </w:p>
    <w:p w14:paraId="624EF3A4" w14:textId="77777777" w:rsidR="003A78F3" w:rsidRDefault="003A78F3" w:rsidP="008B5C7D">
      <w:pPr>
        <w:spacing w:line="360" w:lineRule="auto"/>
        <w:jc w:val="both"/>
        <w:rPr>
          <w:sz w:val="20"/>
          <w:lang w:val="en-GB"/>
        </w:rPr>
      </w:pPr>
      <w:r>
        <w:rPr>
          <w:sz w:val="20"/>
          <w:lang w:val="en-GB"/>
        </w:rPr>
        <w:t xml:space="preserve">After visualizing the data it was detected that the data was skewed and contained possible outliers. The first strategy </w:t>
      </w:r>
      <w:del w:id="46" w:author="Lukas Früchtnicht" w:date="2018-12-18T07:39:00Z">
        <w:r w:rsidDel="00862E57">
          <w:rPr>
            <w:sz w:val="20"/>
            <w:lang w:val="en-GB"/>
          </w:rPr>
          <w:delText xml:space="preserve">implemented </w:delText>
        </w:r>
      </w:del>
      <w:r>
        <w:rPr>
          <w:sz w:val="20"/>
          <w:lang w:val="en-GB"/>
        </w:rPr>
        <w:t>was a</w:t>
      </w:r>
      <w:ins w:id="47" w:author="Lukas Früchtnicht" w:date="2018-12-18T07:39:00Z">
        <w:r w:rsidR="00862E57">
          <w:rPr>
            <w:sz w:val="20"/>
            <w:lang w:val="en-GB"/>
          </w:rPr>
          <w:t>pplying a</w:t>
        </w:r>
      </w:ins>
      <w:r>
        <w:rPr>
          <w:sz w:val="20"/>
          <w:lang w:val="en-GB"/>
        </w:rPr>
        <w:t xml:space="preserve"> logarithmic transformation. After this</w:t>
      </w:r>
      <w:ins w:id="48" w:author="Lukas Früchtnicht" w:date="2018-12-18T07:39:00Z">
        <w:r w:rsidR="00862E57">
          <w:rPr>
            <w:sz w:val="20"/>
            <w:lang w:val="en-GB"/>
          </w:rPr>
          <w:t>,</w:t>
        </w:r>
      </w:ins>
      <w:r>
        <w:rPr>
          <w:sz w:val="20"/>
          <w:lang w:val="en-GB"/>
        </w:rPr>
        <w:t xml:space="preserve"> the data appeared </w:t>
      </w:r>
      <w:ins w:id="49" w:author="Lukas Früchtnicht" w:date="2018-12-18T07:39:00Z">
        <w:r w:rsidR="00862E57">
          <w:rPr>
            <w:sz w:val="20"/>
            <w:lang w:val="en-GB"/>
          </w:rPr>
          <w:t xml:space="preserve">to be </w:t>
        </w:r>
      </w:ins>
      <w:r>
        <w:rPr>
          <w:sz w:val="20"/>
          <w:lang w:val="en-GB"/>
        </w:rPr>
        <w:t xml:space="preserve">closer to </w:t>
      </w:r>
      <w:ins w:id="50" w:author="Lukas Früchtnicht" w:date="2018-12-18T07:39:00Z">
        <w:r w:rsidR="00862E57">
          <w:rPr>
            <w:sz w:val="20"/>
            <w:lang w:val="en-GB"/>
          </w:rPr>
          <w:t xml:space="preserve">a </w:t>
        </w:r>
      </w:ins>
      <w:r>
        <w:rPr>
          <w:sz w:val="20"/>
          <w:lang w:val="en-GB"/>
        </w:rPr>
        <w:t>normal</w:t>
      </w:r>
      <w:ins w:id="51" w:author="Lukas Früchtnicht" w:date="2018-12-18T07:40:00Z">
        <w:r w:rsidR="00862E57">
          <w:rPr>
            <w:sz w:val="20"/>
            <w:lang w:val="en-GB"/>
          </w:rPr>
          <w:t xml:space="preserve"> distributkion</w:t>
        </w:r>
      </w:ins>
      <w:r>
        <w:rPr>
          <w:sz w:val="20"/>
          <w:lang w:val="en-GB"/>
        </w:rPr>
        <w:t xml:space="preserve"> </w:t>
      </w:r>
      <w:del w:id="52" w:author="Lukas Früchtnicht" w:date="2018-12-18T07:40:00Z">
        <w:r w:rsidDel="00743E19">
          <w:rPr>
            <w:sz w:val="20"/>
            <w:lang w:val="en-GB"/>
          </w:rPr>
          <w:delText xml:space="preserve">but </w:delText>
        </w:r>
      </w:del>
      <w:ins w:id="53" w:author="Lukas Früchtnicht" w:date="2018-12-18T07:40:00Z">
        <w:r w:rsidR="00743E19">
          <w:rPr>
            <w:sz w:val="20"/>
            <w:lang w:val="en-GB"/>
          </w:rPr>
          <w:t xml:space="preserve">and </w:t>
        </w:r>
      </w:ins>
      <w:r>
        <w:rPr>
          <w:sz w:val="20"/>
          <w:lang w:val="en-GB"/>
        </w:rPr>
        <w:t xml:space="preserve">it was now clear that </w:t>
      </w:r>
      <w:del w:id="54" w:author="Lukas Früchtnicht" w:date="2018-12-18T07:40:00Z">
        <w:r w:rsidDel="00743E19">
          <w:rPr>
            <w:sz w:val="20"/>
            <w:lang w:val="en-GB"/>
          </w:rPr>
          <w:delText xml:space="preserve">outliers </w:delText>
        </w:r>
      </w:del>
      <w:ins w:id="55" w:author="Lukas Früchtnicht" w:date="2018-12-18T07:40:00Z">
        <w:r w:rsidR="00743E19">
          <w:rPr>
            <w:sz w:val="20"/>
            <w:lang w:val="en-GB"/>
          </w:rPr>
          <w:t xml:space="preserve">extreme values </w:t>
        </w:r>
      </w:ins>
      <w:r>
        <w:rPr>
          <w:sz w:val="20"/>
          <w:lang w:val="en-GB"/>
        </w:rPr>
        <w:t>were still to be dealt with. The 3 sigma rule was</w:t>
      </w:r>
      <w:r w:rsidR="008C7E6D">
        <w:rPr>
          <w:sz w:val="20"/>
          <w:lang w:val="en-GB"/>
        </w:rPr>
        <w:t xml:space="preserve"> the second strategy </w:t>
      </w:r>
      <w:r>
        <w:rPr>
          <w:sz w:val="20"/>
          <w:lang w:val="en-GB"/>
        </w:rPr>
        <w:t>applied</w:t>
      </w:r>
      <w:r w:rsidR="008C7E6D">
        <w:rPr>
          <w:sz w:val="20"/>
          <w:lang w:val="en-GB"/>
        </w:rPr>
        <w:t xml:space="preserve"> to solve </w:t>
      </w:r>
      <w:del w:id="56" w:author="Lukas Früchtnicht" w:date="2018-12-18T07:40:00Z">
        <w:r w:rsidR="008C7E6D" w:rsidDel="00743E19">
          <w:rPr>
            <w:sz w:val="20"/>
            <w:lang w:val="en-GB"/>
          </w:rPr>
          <w:delText>the outlier</w:delText>
        </w:r>
      </w:del>
      <w:ins w:id="57" w:author="Lukas Früchtnicht" w:date="2018-12-18T07:40:00Z">
        <w:r w:rsidR="00743E19">
          <w:rPr>
            <w:sz w:val="20"/>
            <w:lang w:val="en-GB"/>
          </w:rPr>
          <w:t>thi</w:t>
        </w:r>
      </w:ins>
      <w:ins w:id="58" w:author="Lukas Früchtnicht" w:date="2018-12-18T07:41:00Z">
        <w:r w:rsidR="00743E19">
          <w:rPr>
            <w:sz w:val="20"/>
            <w:lang w:val="en-GB"/>
          </w:rPr>
          <w:t>s</w:t>
        </w:r>
      </w:ins>
      <w:r w:rsidR="008C7E6D">
        <w:rPr>
          <w:sz w:val="20"/>
          <w:lang w:val="en-GB"/>
        </w:rPr>
        <w:t xml:space="preserve"> issue</w:t>
      </w:r>
      <w:r>
        <w:rPr>
          <w:sz w:val="20"/>
          <w:lang w:val="en-GB"/>
        </w:rPr>
        <w:t>.</w:t>
      </w:r>
    </w:p>
    <w:p w14:paraId="09E5B9F7" w14:textId="77777777" w:rsidR="008C7E6D" w:rsidRDefault="008C7E6D" w:rsidP="008B5C7D">
      <w:pPr>
        <w:spacing w:line="360" w:lineRule="auto"/>
        <w:jc w:val="both"/>
        <w:rPr>
          <w:sz w:val="20"/>
          <w:lang w:val="en-GB"/>
        </w:rPr>
      </w:pPr>
    </w:p>
    <w:p w14:paraId="4D1BF4F9" w14:textId="77777777" w:rsidR="008C7E6D" w:rsidRDefault="008C7E6D" w:rsidP="008B5C7D">
      <w:pPr>
        <w:spacing w:line="360" w:lineRule="auto"/>
        <w:jc w:val="both"/>
        <w:rPr>
          <w:sz w:val="20"/>
          <w:u w:val="single"/>
          <w:lang w:val="en-GB"/>
        </w:rPr>
      </w:pPr>
      <w:r>
        <w:rPr>
          <w:sz w:val="20"/>
          <w:u w:val="single"/>
          <w:lang w:val="en-GB"/>
        </w:rPr>
        <w:t>Premiums in LOB:</w:t>
      </w:r>
      <w:del w:id="59" w:author="Lukas Früchtnicht" w:date="2018-12-18T07:41:00Z">
        <w:r w:rsidDel="00743E19">
          <w:rPr>
            <w:sz w:val="20"/>
            <w:u w:val="single"/>
            <w:lang w:val="en-GB"/>
          </w:rPr>
          <w:delText xml:space="preserve"> </w:delText>
        </w:r>
      </w:del>
      <w:r>
        <w:rPr>
          <w:sz w:val="20"/>
          <w:u w:val="single"/>
          <w:lang w:val="en-GB"/>
        </w:rPr>
        <w:t xml:space="preserve"> Life (</w:t>
      </w:r>
      <w:r w:rsidRPr="008C7E6D">
        <w:rPr>
          <w:sz w:val="20"/>
          <w:u w:val="single"/>
          <w:lang w:val="en-GB"/>
        </w:rPr>
        <w:t>PremLOBLife</w:t>
      </w:r>
      <w:r>
        <w:rPr>
          <w:sz w:val="20"/>
          <w:u w:val="single"/>
          <w:lang w:val="en-GB"/>
        </w:rPr>
        <w:t>)</w:t>
      </w:r>
    </w:p>
    <w:p w14:paraId="4491CFCB" w14:textId="77777777" w:rsidR="008C7E6D" w:rsidRPr="008C7E6D" w:rsidRDefault="008C7E6D" w:rsidP="008B5C7D">
      <w:pPr>
        <w:spacing w:line="360" w:lineRule="auto"/>
        <w:jc w:val="both"/>
        <w:rPr>
          <w:sz w:val="20"/>
          <w:lang w:val="en-GB"/>
        </w:rPr>
      </w:pPr>
      <w:r>
        <w:rPr>
          <w:sz w:val="20"/>
          <w:lang w:val="en-GB"/>
        </w:rPr>
        <w:t xml:space="preserve">The same was observed in this column so the same strategies were applied. First a log transformation to fix skewed data following the 3 sigma rule to deal with </w:t>
      </w:r>
      <w:del w:id="60" w:author="Lukas Früchtnicht" w:date="2018-12-18T07:41:00Z">
        <w:r w:rsidDel="00743E19">
          <w:rPr>
            <w:sz w:val="20"/>
            <w:lang w:val="en-GB"/>
          </w:rPr>
          <w:delText>outliers</w:delText>
        </w:r>
      </w:del>
      <w:ins w:id="61" w:author="Lukas Früchtnicht" w:date="2018-12-18T07:41:00Z">
        <w:r w:rsidR="00743E19">
          <w:rPr>
            <w:sz w:val="20"/>
            <w:lang w:val="en-GB"/>
          </w:rPr>
          <w:t>extreme values</w:t>
        </w:r>
      </w:ins>
      <w:r>
        <w:rPr>
          <w:sz w:val="20"/>
          <w:lang w:val="en-GB"/>
        </w:rPr>
        <w:t>.</w:t>
      </w:r>
    </w:p>
    <w:p w14:paraId="28DD88B2" w14:textId="77777777" w:rsidR="00343139" w:rsidRDefault="00343139" w:rsidP="008B5C7D">
      <w:pPr>
        <w:spacing w:line="360" w:lineRule="auto"/>
        <w:jc w:val="both"/>
        <w:rPr>
          <w:sz w:val="20"/>
          <w:lang w:val="en-GB"/>
        </w:rPr>
      </w:pPr>
    </w:p>
    <w:p w14:paraId="55D1E85C" w14:textId="77777777" w:rsidR="00C30803" w:rsidRPr="008C7E6D" w:rsidRDefault="008C7E6D" w:rsidP="008B5C7D">
      <w:pPr>
        <w:spacing w:line="360" w:lineRule="auto"/>
        <w:jc w:val="both"/>
        <w:rPr>
          <w:sz w:val="20"/>
          <w:u w:val="single"/>
          <w:lang w:val="en-GB"/>
        </w:rPr>
      </w:pPr>
      <w:r w:rsidRPr="008C7E6D">
        <w:rPr>
          <w:sz w:val="20"/>
          <w:u w:val="single"/>
          <w:lang w:val="en-GB"/>
        </w:rPr>
        <w:t>Premiums in LOB: Work Compensations PremLOBWorkCompensation</w:t>
      </w:r>
      <w:r>
        <w:rPr>
          <w:sz w:val="20"/>
          <w:u w:val="single"/>
          <w:lang w:val="en-GB"/>
        </w:rPr>
        <w:t>)</w:t>
      </w:r>
    </w:p>
    <w:p w14:paraId="70CBE723" w14:textId="77777777" w:rsidR="00BC4904" w:rsidRDefault="00BC4904" w:rsidP="008B5C7D">
      <w:pPr>
        <w:jc w:val="both"/>
        <w:rPr>
          <w:sz w:val="20"/>
          <w:lang w:val="en-GB"/>
        </w:rPr>
      </w:pPr>
    </w:p>
    <w:p w14:paraId="596F2220" w14:textId="097FC3CD" w:rsidR="008C7E6D" w:rsidRPr="008C7E6D" w:rsidRDefault="008C7E6D" w:rsidP="008B5C7D">
      <w:pPr>
        <w:spacing w:line="360" w:lineRule="auto"/>
        <w:jc w:val="both"/>
        <w:rPr>
          <w:sz w:val="20"/>
          <w:lang w:val="en-GB"/>
        </w:rPr>
      </w:pPr>
      <w:r>
        <w:rPr>
          <w:sz w:val="20"/>
          <w:lang w:val="en-GB"/>
        </w:rPr>
        <w:t xml:space="preserve">The same was observed in this column so the same strategies were applied. First a log transformation to fix skewed data following the </w:t>
      </w:r>
      <w:del w:id="62" w:author="Lukas Früchtnicht" w:date="2018-12-18T14:06:00Z">
        <w:r w:rsidDel="00010A65">
          <w:rPr>
            <w:sz w:val="20"/>
            <w:lang w:val="en-GB"/>
          </w:rPr>
          <w:delText>3 sigma</w:delText>
        </w:r>
      </w:del>
      <w:ins w:id="63" w:author="Lukas Früchtnicht" w:date="2018-12-18T14:06:00Z">
        <w:r w:rsidR="00010A65">
          <w:rPr>
            <w:sz w:val="20"/>
            <w:lang w:val="en-GB"/>
          </w:rPr>
          <w:t>3-sigma</w:t>
        </w:r>
      </w:ins>
      <w:r>
        <w:rPr>
          <w:sz w:val="20"/>
          <w:lang w:val="en-GB"/>
        </w:rPr>
        <w:t xml:space="preserve"> rule to deal with </w:t>
      </w:r>
      <w:del w:id="64" w:author="Lukas Früchtnicht" w:date="2018-12-18T07:42:00Z">
        <w:r w:rsidDel="00743E19">
          <w:rPr>
            <w:sz w:val="20"/>
            <w:lang w:val="en-GB"/>
          </w:rPr>
          <w:delText>outliers</w:delText>
        </w:r>
      </w:del>
      <w:ins w:id="65" w:author="Lukas Früchtnicht" w:date="2018-12-18T07:42:00Z">
        <w:r w:rsidR="00743E19">
          <w:rPr>
            <w:sz w:val="20"/>
            <w:lang w:val="en-GB"/>
          </w:rPr>
          <w:t>extreme values</w:t>
        </w:r>
      </w:ins>
      <w:r>
        <w:rPr>
          <w:sz w:val="20"/>
          <w:lang w:val="en-GB"/>
        </w:rPr>
        <w:t>.</w:t>
      </w:r>
    </w:p>
    <w:p w14:paraId="177CFB92" w14:textId="77777777" w:rsidR="00BC4904" w:rsidRDefault="00BC4904" w:rsidP="008B5C7D">
      <w:pPr>
        <w:jc w:val="both"/>
        <w:rPr>
          <w:sz w:val="20"/>
          <w:lang w:val="en-GB"/>
        </w:rPr>
      </w:pPr>
    </w:p>
    <w:p w14:paraId="30CBD0A1" w14:textId="77777777" w:rsidR="00BC4904" w:rsidRDefault="00BC4904" w:rsidP="008B5C7D">
      <w:pPr>
        <w:jc w:val="both"/>
        <w:rPr>
          <w:sz w:val="20"/>
          <w:lang w:val="en-GB"/>
        </w:rPr>
      </w:pPr>
    </w:p>
    <w:p w14:paraId="160F79FF" w14:textId="77777777" w:rsidR="00BC4904" w:rsidRDefault="00BC4904" w:rsidP="008B5C7D">
      <w:pPr>
        <w:jc w:val="both"/>
        <w:rPr>
          <w:sz w:val="20"/>
          <w:lang w:val="en-GB"/>
        </w:rPr>
      </w:pPr>
    </w:p>
    <w:p w14:paraId="6AC7E661" w14:textId="77777777" w:rsidR="00BC4904" w:rsidRDefault="00BC4904" w:rsidP="008B5C7D">
      <w:pPr>
        <w:jc w:val="both"/>
        <w:rPr>
          <w:sz w:val="20"/>
          <w:lang w:val="en-GB"/>
        </w:rPr>
      </w:pPr>
    </w:p>
    <w:p w14:paraId="11DE00AA" w14:textId="77777777" w:rsidR="00BC4904" w:rsidRDefault="00BC4904" w:rsidP="008B5C7D">
      <w:pPr>
        <w:jc w:val="both"/>
        <w:rPr>
          <w:sz w:val="20"/>
          <w:lang w:val="en-GB"/>
        </w:rPr>
      </w:pPr>
    </w:p>
    <w:p w14:paraId="0CCC431E" w14:textId="77777777" w:rsidR="00B75DA3" w:rsidRDefault="00B75DA3" w:rsidP="008B5C7D">
      <w:pPr>
        <w:jc w:val="both"/>
        <w:rPr>
          <w:sz w:val="20"/>
          <w:lang w:val="en-GB"/>
        </w:rPr>
      </w:pPr>
      <w:r>
        <w:rPr>
          <w:sz w:val="20"/>
          <w:lang w:val="en-GB"/>
        </w:rPr>
        <w:tab/>
      </w:r>
    </w:p>
    <w:p w14:paraId="133782B5" w14:textId="77777777" w:rsidR="009E37F6" w:rsidRDefault="009E37F6" w:rsidP="008B5C7D">
      <w:pPr>
        <w:spacing w:line="360" w:lineRule="auto"/>
        <w:jc w:val="both"/>
        <w:rPr>
          <w:b/>
          <w:sz w:val="20"/>
          <w:lang w:val="en-GB"/>
        </w:rPr>
      </w:pPr>
      <w:r w:rsidRPr="00CE44CF">
        <w:rPr>
          <w:b/>
          <w:sz w:val="20"/>
          <w:lang w:val="en-GB"/>
        </w:rPr>
        <w:t>Handling missing values</w:t>
      </w:r>
    </w:p>
    <w:p w14:paraId="539E250E" w14:textId="77777777" w:rsidR="00CE44CF" w:rsidRDefault="00CE44CF" w:rsidP="008B5C7D">
      <w:pPr>
        <w:spacing w:line="360" w:lineRule="auto"/>
        <w:jc w:val="both"/>
        <w:rPr>
          <w:sz w:val="20"/>
          <w:lang w:val="en-GB"/>
        </w:rPr>
      </w:pPr>
    </w:p>
    <w:p w14:paraId="750078FA" w14:textId="77777777" w:rsidR="00CE44CF" w:rsidRDefault="00CE44CF" w:rsidP="008B5C7D">
      <w:pPr>
        <w:spacing w:line="360" w:lineRule="auto"/>
        <w:jc w:val="both"/>
        <w:rPr>
          <w:sz w:val="20"/>
          <w:lang w:val="en-GB"/>
        </w:rPr>
      </w:pPr>
      <w:r>
        <w:rPr>
          <w:sz w:val="20"/>
          <w:lang w:val="en-GB"/>
        </w:rPr>
        <w:t xml:space="preserve">The process conducted so far as looked at fixing </w:t>
      </w:r>
      <w:del w:id="66" w:author="Lukas Früchtnicht" w:date="2018-12-18T07:43:00Z">
        <w:r w:rsidDel="00743E19">
          <w:rPr>
            <w:sz w:val="20"/>
            <w:lang w:val="en-GB"/>
          </w:rPr>
          <w:delText xml:space="preserve">outliers </w:delText>
        </w:r>
      </w:del>
      <w:ins w:id="67" w:author="Lukas Früchtnicht" w:date="2018-12-18T07:43:00Z">
        <w:r w:rsidR="00743E19">
          <w:rPr>
            <w:sz w:val="20"/>
            <w:lang w:val="en-GB"/>
          </w:rPr>
          <w:t xml:space="preserve">extreme values / error data </w:t>
        </w:r>
      </w:ins>
      <w:r>
        <w:rPr>
          <w:sz w:val="20"/>
          <w:lang w:val="en-GB"/>
        </w:rPr>
        <w:t xml:space="preserve">and skewed data but it did not evaluate whether or not there are any missing values in the dataset. Table X was created with the use of a function and it displays what columns contain missing values </w:t>
      </w:r>
      <w:ins w:id="68" w:author="Lukas Früchtnicht" w:date="2018-12-18T07:45:00Z">
        <w:r w:rsidR="00743E19">
          <w:rPr>
            <w:sz w:val="20"/>
            <w:lang w:val="en-GB"/>
          </w:rPr>
          <w:t>(blank spaces are missing values for</w:t>
        </w:r>
      </w:ins>
      <w:ins w:id="69" w:author="Lukas Früchtnicht" w:date="2018-12-18T07:46:00Z">
        <w:r w:rsidR="00743E19">
          <w:rPr>
            <w:sz w:val="20"/>
            <w:lang w:val="en-GB"/>
          </w:rPr>
          <w:t xml:space="preserve"> us too, therefore we repaced them beforehand) </w:t>
        </w:r>
      </w:ins>
      <w:r>
        <w:rPr>
          <w:sz w:val="20"/>
          <w:lang w:val="en-GB"/>
        </w:rPr>
        <w:t>and how many are missing per column.</w:t>
      </w:r>
    </w:p>
    <w:p w14:paraId="2E2E086E" w14:textId="77777777" w:rsidR="008B5C7D" w:rsidRDefault="008B5C7D" w:rsidP="008B5C7D">
      <w:pPr>
        <w:spacing w:line="360" w:lineRule="auto"/>
        <w:jc w:val="both"/>
        <w:rPr>
          <w:sz w:val="20"/>
          <w:lang w:val="en-GB"/>
        </w:rPr>
      </w:pPr>
    </w:p>
    <w:p w14:paraId="3706364F" w14:textId="77777777" w:rsidR="008B5C7D" w:rsidRDefault="008B5C7D" w:rsidP="008B5C7D">
      <w:pPr>
        <w:spacing w:line="360" w:lineRule="auto"/>
        <w:jc w:val="both"/>
        <w:rPr>
          <w:sz w:val="20"/>
          <w:lang w:val="en-GB"/>
        </w:rPr>
      </w:pPr>
      <w:r w:rsidRPr="008B5C7D">
        <w:rPr>
          <w:sz w:val="20"/>
          <w:highlight w:val="yellow"/>
          <w:lang w:val="en-GB"/>
        </w:rPr>
        <w:t>INSERT TABLE HERE</w:t>
      </w:r>
    </w:p>
    <w:p w14:paraId="045E4015" w14:textId="77777777" w:rsidR="00CE44CF" w:rsidRDefault="00CE44CF" w:rsidP="008B5C7D">
      <w:pPr>
        <w:spacing w:line="360" w:lineRule="auto"/>
        <w:jc w:val="both"/>
        <w:rPr>
          <w:sz w:val="20"/>
          <w:lang w:val="en-GB"/>
        </w:rPr>
      </w:pPr>
    </w:p>
    <w:p w14:paraId="2ECD0EC4" w14:textId="77777777" w:rsidR="00CE44CF" w:rsidRDefault="00CE44CF" w:rsidP="008B5C7D">
      <w:pPr>
        <w:spacing w:line="360" w:lineRule="auto"/>
        <w:jc w:val="both"/>
        <w:rPr>
          <w:sz w:val="20"/>
          <w:lang w:val="en-GB"/>
        </w:rPr>
      </w:pPr>
      <w:r>
        <w:rPr>
          <w:sz w:val="20"/>
          <w:lang w:val="en-GB"/>
        </w:rPr>
        <w:t xml:space="preserve">From the table we can see that there are 2 premiums containing </w:t>
      </w:r>
      <w:r w:rsidR="008B5C7D">
        <w:rPr>
          <w:sz w:val="20"/>
          <w:lang w:val="en-GB"/>
        </w:rPr>
        <w:t xml:space="preserve">missing values: ‘PremLOBHealth’ and ‘PremLOBMotor’. To fix the missing values in these two columns the null values were replaced for zeros. This was done because one would assume that null values mean a customer did or does not pay for this specific premium. </w:t>
      </w:r>
    </w:p>
    <w:p w14:paraId="0BBC4455" w14:textId="77777777" w:rsidR="008B5C7D" w:rsidRDefault="008B5C7D" w:rsidP="008B5C7D">
      <w:pPr>
        <w:spacing w:line="360" w:lineRule="auto"/>
        <w:jc w:val="both"/>
        <w:rPr>
          <w:sz w:val="20"/>
          <w:lang w:val="en-GB"/>
        </w:rPr>
      </w:pPr>
    </w:p>
    <w:p w14:paraId="50961D29" w14:textId="77777777" w:rsidR="008B5C7D" w:rsidRPr="00034AAF" w:rsidRDefault="008B5C7D" w:rsidP="008B5C7D">
      <w:pPr>
        <w:spacing w:line="360" w:lineRule="auto"/>
        <w:jc w:val="both"/>
        <w:rPr>
          <w:sz w:val="20"/>
          <w:highlight w:val="green"/>
          <w:lang w:val="en-GB"/>
        </w:rPr>
      </w:pPr>
      <w:r>
        <w:rPr>
          <w:sz w:val="20"/>
          <w:lang w:val="en-GB"/>
        </w:rPr>
        <w:t xml:space="preserve">The column ‘GeoLivArea’ also </w:t>
      </w:r>
      <w:ins w:id="70" w:author="Lukas Früchtnicht" w:date="2018-12-18T07:47:00Z">
        <w:r w:rsidR="00743E19">
          <w:rPr>
            <w:sz w:val="20"/>
            <w:lang w:val="en-GB"/>
          </w:rPr>
          <w:t xml:space="preserve">had one </w:t>
        </w:r>
      </w:ins>
      <w:del w:id="71" w:author="Lukas Früchtnicht" w:date="2018-12-18T07:47:00Z">
        <w:r w:rsidDel="00743E19">
          <w:rPr>
            <w:sz w:val="20"/>
            <w:lang w:val="en-GB"/>
          </w:rPr>
          <w:delText>contained null</w:delText>
        </w:r>
      </w:del>
      <w:ins w:id="72" w:author="Lukas Früchtnicht" w:date="2018-12-18T07:47:00Z">
        <w:r w:rsidR="00743E19">
          <w:rPr>
            <w:sz w:val="20"/>
            <w:lang w:val="en-GB"/>
          </w:rPr>
          <w:t>missing</w:t>
        </w:r>
      </w:ins>
      <w:r>
        <w:rPr>
          <w:sz w:val="20"/>
          <w:lang w:val="en-GB"/>
        </w:rPr>
        <w:t xml:space="preserve"> value</w:t>
      </w:r>
      <w:del w:id="73" w:author="Lukas Früchtnicht" w:date="2018-12-18T07:47:00Z">
        <w:r w:rsidDel="00743E19">
          <w:rPr>
            <w:sz w:val="20"/>
            <w:lang w:val="en-GB"/>
          </w:rPr>
          <w:delText>s</w:delText>
        </w:r>
      </w:del>
      <w:r>
        <w:rPr>
          <w:sz w:val="20"/>
          <w:lang w:val="en-GB"/>
        </w:rPr>
        <w:t xml:space="preserve"> but after exploring the row</w:t>
      </w:r>
      <w:del w:id="74" w:author="Lukas Früchtnicht" w:date="2018-12-18T07:47:00Z">
        <w:r w:rsidDel="00743E19">
          <w:rPr>
            <w:sz w:val="20"/>
            <w:lang w:val="en-GB"/>
          </w:rPr>
          <w:delText>s</w:delText>
        </w:r>
      </w:del>
      <w:r>
        <w:rPr>
          <w:sz w:val="20"/>
          <w:lang w:val="en-GB"/>
        </w:rPr>
        <w:t xml:space="preserve"> from which they belonged it was concluded that th</w:t>
      </w:r>
      <w:ins w:id="75" w:author="Lukas Früchtnicht" w:date="2018-12-18T07:47:00Z">
        <w:r w:rsidR="00743E19">
          <w:rPr>
            <w:sz w:val="20"/>
            <w:lang w:val="en-GB"/>
          </w:rPr>
          <w:t>at</w:t>
        </w:r>
      </w:ins>
      <w:del w:id="76" w:author="Lukas Früchtnicht" w:date="2018-12-18T07:47:00Z">
        <w:r w:rsidDel="00743E19">
          <w:rPr>
            <w:sz w:val="20"/>
            <w:lang w:val="en-GB"/>
          </w:rPr>
          <w:delText>ese</w:delText>
        </w:r>
      </w:del>
      <w:r>
        <w:rPr>
          <w:sz w:val="20"/>
          <w:lang w:val="en-GB"/>
        </w:rPr>
        <w:t xml:space="preserve"> specific row</w:t>
      </w:r>
      <w:del w:id="77" w:author="Lukas Früchtnicht" w:date="2018-12-18T07:47:00Z">
        <w:r w:rsidDel="00743E19">
          <w:rPr>
            <w:sz w:val="20"/>
            <w:lang w:val="en-GB"/>
          </w:rPr>
          <w:delText>s</w:delText>
        </w:r>
      </w:del>
      <w:r>
        <w:rPr>
          <w:sz w:val="20"/>
          <w:lang w:val="en-GB"/>
        </w:rPr>
        <w:t xml:space="preserve"> were of poor quality</w:t>
      </w:r>
      <w:ins w:id="78" w:author="Lukas Früchtnicht" w:date="2018-12-18T07:47:00Z">
        <w:r w:rsidR="00743E19">
          <w:rPr>
            <w:sz w:val="20"/>
            <w:lang w:val="en-GB"/>
          </w:rPr>
          <w:t xml:space="preserve"> as other data was missing too</w:t>
        </w:r>
      </w:ins>
      <w:r>
        <w:rPr>
          <w:sz w:val="20"/>
          <w:lang w:val="en-GB"/>
        </w:rPr>
        <w:t xml:space="preserve">. </w:t>
      </w:r>
      <w:del w:id="79" w:author="Lukas Früchtnicht" w:date="2018-12-18T07:48:00Z">
        <w:r w:rsidDel="00743E19">
          <w:rPr>
            <w:sz w:val="20"/>
            <w:lang w:val="en-GB"/>
          </w:rPr>
          <w:delText>This conclusion was achieved because other columns of these rows also included nulls values. (</w:delText>
        </w:r>
        <w:r w:rsidRPr="00034AAF" w:rsidDel="00743E19">
          <w:rPr>
            <w:sz w:val="20"/>
            <w:highlight w:val="green"/>
            <w:lang w:val="en-GB"/>
          </w:rPr>
          <w:delText>maybe include image example as evidence of this?)</w:delText>
        </w:r>
      </w:del>
      <w:ins w:id="80" w:author="Lukas Früchtnicht" w:date="2018-12-18T07:48:00Z">
        <w:r w:rsidR="00743E19">
          <w:rPr>
            <w:sz w:val="20"/>
            <w:lang w:val="en-GB"/>
          </w:rPr>
          <w:t>Therefore, we decided to drop the whole data point.</w:t>
        </w:r>
      </w:ins>
    </w:p>
    <w:p w14:paraId="29E99526" w14:textId="77777777" w:rsidR="008B5C7D" w:rsidRPr="00034AAF" w:rsidRDefault="008B5C7D" w:rsidP="008B5C7D">
      <w:pPr>
        <w:spacing w:line="360" w:lineRule="auto"/>
        <w:jc w:val="both"/>
        <w:rPr>
          <w:sz w:val="20"/>
          <w:highlight w:val="green"/>
          <w:lang w:val="en-GB"/>
        </w:rPr>
      </w:pPr>
    </w:p>
    <w:p w14:paraId="010B91D3" w14:textId="77777777" w:rsidR="008B5C7D" w:rsidRDefault="008B5C7D" w:rsidP="008B5C7D">
      <w:pPr>
        <w:spacing w:line="360" w:lineRule="auto"/>
        <w:jc w:val="both"/>
        <w:rPr>
          <w:color w:val="FF0000"/>
          <w:sz w:val="20"/>
          <w:lang w:val="en-GB"/>
        </w:rPr>
      </w:pPr>
      <w:r w:rsidRPr="00034AAF">
        <w:rPr>
          <w:color w:val="FF0000"/>
          <w:sz w:val="20"/>
          <w:highlight w:val="green"/>
          <w:lang w:val="en-GB"/>
        </w:rPr>
        <w:t>Mention that 20% of the data contains 1stPolYear &lt; BirthYear</w:t>
      </w:r>
      <w:r>
        <w:rPr>
          <w:color w:val="FF0000"/>
          <w:sz w:val="20"/>
          <w:lang w:val="en-GB"/>
        </w:rPr>
        <w:t xml:space="preserve"> – where to put this</w:t>
      </w:r>
    </w:p>
    <w:p w14:paraId="33E5F5EA" w14:textId="77777777" w:rsidR="008B5C7D" w:rsidRDefault="008B5C7D" w:rsidP="008B5C7D">
      <w:pPr>
        <w:spacing w:line="360" w:lineRule="auto"/>
        <w:jc w:val="both"/>
        <w:rPr>
          <w:color w:val="FF0000"/>
          <w:sz w:val="20"/>
          <w:lang w:val="en-GB"/>
        </w:rPr>
      </w:pPr>
    </w:p>
    <w:p w14:paraId="1817D692" w14:textId="77777777" w:rsidR="008B5C7D" w:rsidRPr="008B5C7D" w:rsidRDefault="008B5C7D" w:rsidP="008B5C7D">
      <w:pPr>
        <w:spacing w:line="360" w:lineRule="auto"/>
        <w:jc w:val="both"/>
        <w:rPr>
          <w:color w:val="FF0000"/>
          <w:sz w:val="20"/>
          <w:lang w:val="en-GB"/>
        </w:rPr>
      </w:pPr>
    </w:p>
    <w:p w14:paraId="658F65BB" w14:textId="77777777" w:rsidR="008B5C7D" w:rsidRPr="008B5C7D" w:rsidRDefault="008B5C7D" w:rsidP="008B5C7D">
      <w:pPr>
        <w:spacing w:line="360" w:lineRule="auto"/>
        <w:jc w:val="both"/>
        <w:rPr>
          <w:b/>
          <w:sz w:val="20"/>
          <w:lang w:val="en-GB"/>
        </w:rPr>
      </w:pPr>
      <w:r w:rsidRPr="008B5C7D">
        <w:rPr>
          <w:b/>
          <w:sz w:val="20"/>
          <w:lang w:val="en-GB"/>
        </w:rPr>
        <w:t>Applying Machine Learning Algorithms to Replace Missing Values</w:t>
      </w:r>
    </w:p>
    <w:p w14:paraId="493EB274" w14:textId="77777777" w:rsidR="00CE44CF" w:rsidRDefault="00B21CB8" w:rsidP="008B5C7D">
      <w:pPr>
        <w:spacing w:line="360" w:lineRule="auto"/>
        <w:jc w:val="both"/>
        <w:rPr>
          <w:sz w:val="20"/>
          <w:lang w:val="en-GB"/>
        </w:rPr>
      </w:pPr>
      <w:r>
        <w:rPr>
          <w:sz w:val="20"/>
          <w:lang w:val="en-GB"/>
        </w:rPr>
        <w:t>The remaining columns containing missing values were the following: ‘GrossMthSalary’, ‘HasChild’, ‘EduDegree’ and ‘1stYearPol’. As the data on these four columns is essential for the continuation of the project and it cannot be simply dropped or replaced by zeros like previously seen a new solution had to be found. This solution is the usage of machine learning models to predict possible values for the missing data set, replacing like this null values of the remaining columns.</w:t>
      </w:r>
      <w:r w:rsidR="00CE44CF">
        <w:rPr>
          <w:sz w:val="20"/>
          <w:lang w:val="en-GB"/>
        </w:rPr>
        <w:t xml:space="preserve"> </w:t>
      </w:r>
    </w:p>
    <w:p w14:paraId="0550E383" w14:textId="77777777" w:rsidR="00B21CB8" w:rsidRDefault="00B21CB8" w:rsidP="008B5C7D">
      <w:pPr>
        <w:spacing w:line="360" w:lineRule="auto"/>
        <w:jc w:val="both"/>
        <w:rPr>
          <w:sz w:val="20"/>
          <w:lang w:val="en-GB"/>
        </w:rPr>
      </w:pPr>
    </w:p>
    <w:p w14:paraId="0B34C420" w14:textId="77777777" w:rsidR="00B21CB8" w:rsidRDefault="00B21CB8" w:rsidP="008B5C7D">
      <w:pPr>
        <w:spacing w:line="360" w:lineRule="auto"/>
        <w:jc w:val="both"/>
        <w:rPr>
          <w:sz w:val="20"/>
          <w:lang w:val="en-GB"/>
        </w:rPr>
      </w:pPr>
      <w:r>
        <w:rPr>
          <w:sz w:val="20"/>
          <w:lang w:val="en-GB"/>
        </w:rPr>
        <w:t>Three different</w:t>
      </w:r>
      <w:r w:rsidR="004B7EF1">
        <w:rPr>
          <w:sz w:val="20"/>
          <w:lang w:val="en-GB"/>
        </w:rPr>
        <w:t xml:space="preserve"> models made this process possible</w:t>
      </w:r>
      <w:commentRangeStart w:id="81"/>
      <w:r>
        <w:rPr>
          <w:sz w:val="20"/>
          <w:lang w:val="en-GB"/>
        </w:rPr>
        <w:t>: Logistic Regression</w:t>
      </w:r>
      <w:commentRangeEnd w:id="81"/>
      <w:r w:rsidR="00743E19">
        <w:rPr>
          <w:rStyle w:val="CommentReference"/>
        </w:rPr>
        <w:commentReference w:id="81"/>
      </w:r>
      <w:r>
        <w:rPr>
          <w:sz w:val="20"/>
          <w:lang w:val="en-GB"/>
        </w:rPr>
        <w:t>, K-Nearest Neighbour and Decision Tree.</w:t>
      </w:r>
    </w:p>
    <w:p w14:paraId="0254C78F" w14:textId="77777777" w:rsidR="00CE44CF" w:rsidRDefault="00CE44CF" w:rsidP="008B5C7D">
      <w:pPr>
        <w:spacing w:line="360" w:lineRule="auto"/>
        <w:jc w:val="both"/>
        <w:rPr>
          <w:sz w:val="20"/>
          <w:lang w:val="en-GB"/>
        </w:rPr>
      </w:pPr>
    </w:p>
    <w:p w14:paraId="09787AD1" w14:textId="77777777" w:rsidR="00CE44CF" w:rsidRPr="00034AAF" w:rsidRDefault="004B7EF1" w:rsidP="008B5C7D">
      <w:pPr>
        <w:spacing w:line="360" w:lineRule="auto"/>
        <w:jc w:val="both"/>
        <w:rPr>
          <w:sz w:val="20"/>
          <w:highlight w:val="green"/>
          <w:lang w:val="en-GB"/>
        </w:rPr>
      </w:pPr>
      <w:r w:rsidRPr="00034AAF">
        <w:rPr>
          <w:sz w:val="20"/>
          <w:highlight w:val="green"/>
          <w:lang w:val="en-GB"/>
        </w:rPr>
        <w:t xml:space="preserve">Do we include an explanation of each model? </w:t>
      </w:r>
    </w:p>
    <w:p w14:paraId="6E0C4A70" w14:textId="77777777" w:rsidR="004B7EF1" w:rsidRPr="00CE44CF" w:rsidRDefault="004B7EF1" w:rsidP="008B5C7D">
      <w:pPr>
        <w:spacing w:line="360" w:lineRule="auto"/>
        <w:jc w:val="both"/>
        <w:rPr>
          <w:sz w:val="20"/>
          <w:lang w:val="en-GB"/>
        </w:rPr>
      </w:pPr>
      <w:r w:rsidRPr="00034AAF">
        <w:rPr>
          <w:sz w:val="20"/>
          <w:highlight w:val="green"/>
          <w:lang w:val="en-GB"/>
        </w:rPr>
        <w:t>Do we mention train and test set?</w:t>
      </w:r>
    </w:p>
    <w:p w14:paraId="6890A974" w14:textId="77777777" w:rsidR="00CE44CF" w:rsidRPr="00CE44CF" w:rsidRDefault="00CE44CF" w:rsidP="008B5C7D">
      <w:pPr>
        <w:jc w:val="both"/>
        <w:rPr>
          <w:sz w:val="20"/>
          <w:lang w:val="en-GB"/>
        </w:rPr>
      </w:pPr>
    </w:p>
    <w:p w14:paraId="10C1C519" w14:textId="77777777" w:rsidR="009E37F6" w:rsidRDefault="00BF45C5" w:rsidP="008B5C7D">
      <w:pPr>
        <w:jc w:val="both"/>
        <w:rPr>
          <w:sz w:val="20"/>
          <w:lang w:val="en-GB"/>
        </w:rPr>
      </w:pPr>
      <w:r>
        <w:rPr>
          <w:sz w:val="20"/>
          <w:lang w:val="en-GB"/>
        </w:rPr>
        <w:t>GrossMothSal – Regression</w:t>
      </w:r>
    </w:p>
    <w:p w14:paraId="74B31084" w14:textId="77777777" w:rsidR="00BF45C5" w:rsidRDefault="00BF45C5" w:rsidP="008B5C7D">
      <w:pPr>
        <w:jc w:val="both"/>
        <w:rPr>
          <w:sz w:val="20"/>
          <w:lang w:val="en-GB"/>
        </w:rPr>
      </w:pPr>
      <w:r>
        <w:rPr>
          <w:sz w:val="20"/>
          <w:lang w:val="en-GB"/>
        </w:rPr>
        <w:t>HasChild – KNN</w:t>
      </w:r>
    </w:p>
    <w:p w14:paraId="148DA040" w14:textId="77777777" w:rsidR="00BF45C5" w:rsidRDefault="00BF45C5" w:rsidP="008B5C7D">
      <w:pPr>
        <w:jc w:val="both"/>
        <w:rPr>
          <w:sz w:val="20"/>
          <w:lang w:val="en-GB"/>
        </w:rPr>
      </w:pPr>
      <w:r>
        <w:rPr>
          <w:sz w:val="20"/>
          <w:lang w:val="en-GB"/>
        </w:rPr>
        <w:t>EduDegree – Trees</w:t>
      </w:r>
    </w:p>
    <w:p w14:paraId="18497A50" w14:textId="77777777" w:rsidR="00BF45C5" w:rsidRDefault="00BF45C5" w:rsidP="008B5C7D">
      <w:pPr>
        <w:jc w:val="both"/>
        <w:rPr>
          <w:sz w:val="20"/>
          <w:lang w:val="en-GB"/>
        </w:rPr>
      </w:pPr>
      <w:r>
        <w:rPr>
          <w:sz w:val="20"/>
          <w:lang w:val="en-GB"/>
        </w:rPr>
        <w:t>1stYearPol – Trees</w:t>
      </w:r>
    </w:p>
    <w:p w14:paraId="55E61857" w14:textId="77777777" w:rsidR="00BF45C5" w:rsidRDefault="00BF45C5" w:rsidP="008B5C7D">
      <w:pPr>
        <w:jc w:val="both"/>
        <w:rPr>
          <w:sz w:val="20"/>
          <w:lang w:val="en-GB"/>
        </w:rPr>
      </w:pPr>
    </w:p>
    <w:p w14:paraId="7740B42B" w14:textId="77777777" w:rsidR="004B7EF1" w:rsidRDefault="004B7EF1" w:rsidP="008B5C7D">
      <w:pPr>
        <w:jc w:val="both"/>
        <w:rPr>
          <w:sz w:val="20"/>
          <w:lang w:val="en-GB"/>
        </w:rPr>
      </w:pPr>
    </w:p>
    <w:p w14:paraId="084CCB69" w14:textId="77777777" w:rsidR="00BF45C5" w:rsidRDefault="00BF45C5" w:rsidP="008B5C7D">
      <w:pPr>
        <w:jc w:val="both"/>
        <w:rPr>
          <w:sz w:val="20"/>
          <w:lang w:val="en-GB"/>
        </w:rPr>
      </w:pPr>
    </w:p>
    <w:p w14:paraId="0524434E" w14:textId="77777777" w:rsidR="004B7EF1" w:rsidRDefault="004B7EF1" w:rsidP="008B5C7D">
      <w:pPr>
        <w:jc w:val="both"/>
        <w:rPr>
          <w:sz w:val="20"/>
          <w:lang w:val="en-GB"/>
        </w:rPr>
      </w:pPr>
    </w:p>
    <w:p w14:paraId="5B36B7BD" w14:textId="77777777" w:rsidR="004B7EF1" w:rsidRDefault="004B7EF1" w:rsidP="008B5C7D">
      <w:pPr>
        <w:jc w:val="both"/>
        <w:rPr>
          <w:sz w:val="20"/>
          <w:lang w:val="en-GB"/>
        </w:rPr>
      </w:pPr>
    </w:p>
    <w:p w14:paraId="5D33B489" w14:textId="77777777" w:rsidR="004B7EF1" w:rsidRDefault="004B7EF1" w:rsidP="004B7EF1">
      <w:pPr>
        <w:spacing w:after="120" w:line="360" w:lineRule="auto"/>
        <w:jc w:val="both"/>
        <w:rPr>
          <w:b/>
          <w:sz w:val="20"/>
          <w:lang w:val="en-GB"/>
        </w:rPr>
      </w:pPr>
      <w:r>
        <w:rPr>
          <w:b/>
          <w:sz w:val="20"/>
          <w:lang w:val="en-GB"/>
        </w:rPr>
        <w:t>Exploratory Data Analysis</w:t>
      </w:r>
      <w:r w:rsidRPr="004B7EF1">
        <w:rPr>
          <w:b/>
          <w:sz w:val="20"/>
          <w:lang w:val="en-GB"/>
        </w:rPr>
        <w:t xml:space="preserve"> (heatmap)</w:t>
      </w:r>
    </w:p>
    <w:p w14:paraId="23A1D4AC" w14:textId="77777777" w:rsidR="004B7EF1" w:rsidRPr="004B7EF1" w:rsidRDefault="004B7EF1" w:rsidP="004B7EF1">
      <w:pPr>
        <w:spacing w:after="120" w:line="360" w:lineRule="auto"/>
        <w:jc w:val="both"/>
        <w:rPr>
          <w:color w:val="FF0000"/>
          <w:sz w:val="20"/>
          <w:lang w:val="en-GB"/>
        </w:rPr>
      </w:pPr>
      <w:r w:rsidRPr="004B7EF1">
        <w:rPr>
          <w:color w:val="FF0000"/>
          <w:sz w:val="20"/>
          <w:highlight w:val="yellow"/>
          <w:lang w:val="en-GB"/>
        </w:rPr>
        <w:t>INSERT HEATMAP HERE</w:t>
      </w:r>
    </w:p>
    <w:p w14:paraId="1268895A" w14:textId="77777777" w:rsidR="004B7EF1" w:rsidRPr="004B7EF1" w:rsidRDefault="004B7EF1" w:rsidP="004B7EF1">
      <w:pPr>
        <w:spacing w:after="120" w:line="360" w:lineRule="auto"/>
        <w:jc w:val="both"/>
        <w:rPr>
          <w:sz w:val="20"/>
          <w:lang w:val="en-GB"/>
        </w:rPr>
      </w:pPr>
    </w:p>
    <w:p w14:paraId="4F6A0462" w14:textId="77777777" w:rsidR="004B7EF1" w:rsidRPr="00E5289E" w:rsidRDefault="004B7EF1" w:rsidP="004B7EF1">
      <w:pPr>
        <w:spacing w:after="120" w:line="360" w:lineRule="auto"/>
        <w:jc w:val="both"/>
        <w:rPr>
          <w:sz w:val="20"/>
          <w:szCs w:val="20"/>
          <w:lang w:val="en-GB"/>
        </w:rPr>
      </w:pPr>
      <w:r w:rsidRPr="00034AAF">
        <w:rPr>
          <w:sz w:val="20"/>
          <w:szCs w:val="20"/>
          <w:highlight w:val="green"/>
          <w:lang w:val="en-GB"/>
        </w:rPr>
        <w:t xml:space="preserve">Before modelling it is important to get insights on the correlation between variables. </w:t>
      </w:r>
      <w:r w:rsidRPr="00034AAF">
        <w:rPr>
          <w:sz w:val="20"/>
          <w:szCs w:val="20"/>
          <w:highlight w:val="green"/>
          <w:lang w:val="en-GB"/>
        </w:rPr>
        <w:fldChar w:fldCharType="begin"/>
      </w:r>
      <w:r w:rsidRPr="00034AAF">
        <w:rPr>
          <w:sz w:val="20"/>
          <w:szCs w:val="20"/>
          <w:highlight w:val="green"/>
          <w:lang w:val="en-GB"/>
        </w:rPr>
        <w:instrText xml:space="preserve"> REF _Ref531549513 \h  \* MERGEFORMAT </w:instrText>
      </w:r>
      <w:r w:rsidRPr="00034AAF">
        <w:rPr>
          <w:sz w:val="20"/>
          <w:szCs w:val="20"/>
          <w:highlight w:val="green"/>
          <w:lang w:val="en-GB"/>
        </w:rPr>
      </w:r>
      <w:r w:rsidRPr="00034AAF">
        <w:rPr>
          <w:sz w:val="20"/>
          <w:szCs w:val="20"/>
          <w:highlight w:val="green"/>
          <w:lang w:val="en-GB"/>
        </w:rPr>
        <w:fldChar w:fldCharType="separate"/>
      </w:r>
      <w:r w:rsidRPr="00034AAF">
        <w:rPr>
          <w:sz w:val="20"/>
          <w:szCs w:val="20"/>
          <w:highlight w:val="green"/>
          <w:lang w:val="en-GB"/>
        </w:rPr>
        <w:t xml:space="preserve">Figure </w:t>
      </w:r>
      <w:r w:rsidRPr="00034AAF">
        <w:rPr>
          <w:noProof/>
          <w:sz w:val="20"/>
          <w:szCs w:val="20"/>
          <w:highlight w:val="green"/>
          <w:lang w:val="en-GB"/>
        </w:rPr>
        <w:t>10</w:t>
      </w:r>
      <w:r w:rsidRPr="00034AAF">
        <w:rPr>
          <w:sz w:val="20"/>
          <w:szCs w:val="20"/>
          <w:highlight w:val="green"/>
          <w:lang w:val="en-GB"/>
        </w:rPr>
        <w:fldChar w:fldCharType="end"/>
      </w:r>
      <w:r w:rsidRPr="00034AAF">
        <w:rPr>
          <w:sz w:val="20"/>
          <w:szCs w:val="20"/>
          <w:highlight w:val="green"/>
          <w:lang w:val="en-GB"/>
        </w:rPr>
        <w:t xml:space="preserve"> illustrates it graphically and with percentage notation using the Pearson correlation in a heat map (for simplicity the binary variables are included in the visualization, noting that geography has influence on savings </w:t>
      </w:r>
      <w:r w:rsidRPr="00034AAF">
        <w:rPr>
          <w:sz w:val="20"/>
          <w:szCs w:val="20"/>
          <w:highlight w:val="green"/>
          <w:lang w:val="en-GB"/>
        </w:rPr>
        <w:fldChar w:fldCharType="begin"/>
      </w:r>
      <w:r w:rsidRPr="00034AAF">
        <w:rPr>
          <w:sz w:val="20"/>
          <w:szCs w:val="20"/>
          <w:highlight w:val="green"/>
          <w:lang w:val="en-GB"/>
        </w:rPr>
        <w:instrText xml:space="preserve"> REF _Ref531696883 \r \h  \* MERGEFORMAT </w:instrText>
      </w:r>
      <w:r w:rsidRPr="00034AAF">
        <w:rPr>
          <w:sz w:val="20"/>
          <w:szCs w:val="20"/>
          <w:highlight w:val="green"/>
          <w:lang w:val="en-GB"/>
        </w:rPr>
      </w:r>
      <w:r w:rsidRPr="00034AAF">
        <w:rPr>
          <w:sz w:val="20"/>
          <w:szCs w:val="20"/>
          <w:highlight w:val="green"/>
          <w:lang w:val="en-GB"/>
        </w:rPr>
        <w:fldChar w:fldCharType="separate"/>
      </w:r>
      <w:r w:rsidRPr="00034AAF">
        <w:rPr>
          <w:sz w:val="20"/>
          <w:szCs w:val="20"/>
          <w:highlight w:val="green"/>
          <w:lang w:val="en-GB"/>
        </w:rPr>
        <w:t>[16]</w:t>
      </w:r>
      <w:r w:rsidRPr="00034AAF">
        <w:rPr>
          <w:sz w:val="20"/>
          <w:szCs w:val="20"/>
          <w:highlight w:val="green"/>
          <w:lang w:val="en-GB"/>
        </w:rPr>
        <w:fldChar w:fldCharType="end"/>
      </w:r>
      <w:r w:rsidRPr="00034AAF">
        <w:rPr>
          <w:sz w:val="20"/>
          <w:szCs w:val="20"/>
          <w:highlight w:val="green"/>
          <w:lang w:val="en-GB"/>
        </w:rPr>
        <w:t>). The correlation of each continues variable is less than 6% which we consider small enough for the assumption of uncorrelated data.</w:t>
      </w:r>
      <w:r>
        <w:rPr>
          <w:sz w:val="20"/>
          <w:szCs w:val="20"/>
          <w:lang w:val="en-GB"/>
        </w:rPr>
        <w:t xml:space="preserve"> </w:t>
      </w:r>
    </w:p>
    <w:p w14:paraId="3136F067" w14:textId="77777777" w:rsidR="009E37F6" w:rsidRDefault="009E37F6" w:rsidP="004B7EF1">
      <w:pPr>
        <w:jc w:val="both"/>
        <w:rPr>
          <w:sz w:val="20"/>
          <w:lang w:val="en-GB"/>
        </w:rPr>
      </w:pPr>
    </w:p>
    <w:p w14:paraId="23B1803A" w14:textId="77777777" w:rsidR="00B75DA3" w:rsidRDefault="00B75DA3" w:rsidP="008B5C7D">
      <w:pPr>
        <w:jc w:val="both"/>
        <w:rPr>
          <w:sz w:val="20"/>
          <w:lang w:val="en-GB"/>
        </w:rPr>
      </w:pPr>
    </w:p>
    <w:p w14:paraId="6B90FE9E" w14:textId="77777777" w:rsidR="004B7EF1" w:rsidRPr="004B7EF1" w:rsidRDefault="004B7EF1" w:rsidP="004B7EF1">
      <w:pPr>
        <w:spacing w:line="360" w:lineRule="auto"/>
        <w:jc w:val="both"/>
        <w:rPr>
          <w:b/>
          <w:sz w:val="20"/>
          <w:lang w:val="en-GB"/>
        </w:rPr>
      </w:pPr>
      <w:r w:rsidRPr="004B7EF1">
        <w:rPr>
          <w:b/>
          <w:sz w:val="20"/>
          <w:lang w:val="en-GB"/>
        </w:rPr>
        <w:t>Feature Engineering and Selection</w:t>
      </w:r>
    </w:p>
    <w:p w14:paraId="3484F387" w14:textId="77777777" w:rsidR="004B7EF1" w:rsidRDefault="004B7EF1" w:rsidP="004B7EF1">
      <w:pPr>
        <w:spacing w:after="120" w:line="360" w:lineRule="auto"/>
        <w:jc w:val="both"/>
        <w:rPr>
          <w:sz w:val="20"/>
          <w:lang w:val="en-GB"/>
        </w:rPr>
      </w:pPr>
      <w:r>
        <w:rPr>
          <w:sz w:val="20"/>
          <w:lang w:val="en-GB"/>
        </w:rPr>
        <w:t xml:space="preserve">The variable ‘EduDegree’ is a categorical variable containing 4 possible </w:t>
      </w:r>
      <w:r w:rsidR="00975D11">
        <w:rPr>
          <w:sz w:val="20"/>
          <w:lang w:val="en-GB"/>
        </w:rPr>
        <w:t xml:space="preserve">values representing different stages or levels of education. It is anticipated that this column will provide some insights in the next section of the report. A quick fix is to turn its 4 possible </w:t>
      </w:r>
      <w:commentRangeStart w:id="82"/>
      <w:r w:rsidR="00975D11">
        <w:rPr>
          <w:sz w:val="20"/>
          <w:lang w:val="en-GB"/>
        </w:rPr>
        <w:t>values into 2 new categories: ‘Lower Education’ and ‘Higher Education’</w:t>
      </w:r>
      <w:commentRangeEnd w:id="82"/>
      <w:r w:rsidR="00743E19">
        <w:rPr>
          <w:rStyle w:val="CommentReference"/>
        </w:rPr>
        <w:commentReference w:id="82"/>
      </w:r>
      <w:r w:rsidR="00975D11">
        <w:rPr>
          <w:sz w:val="20"/>
          <w:lang w:val="en-GB"/>
        </w:rPr>
        <w:t xml:space="preserve">.   </w:t>
      </w:r>
    </w:p>
    <w:p w14:paraId="6B7F4CE5" w14:textId="77777777" w:rsidR="00975D11" w:rsidRDefault="00975D11" w:rsidP="004B7EF1">
      <w:pPr>
        <w:spacing w:after="120" w:line="360" w:lineRule="auto"/>
        <w:jc w:val="both"/>
        <w:rPr>
          <w:sz w:val="20"/>
          <w:lang w:val="en-GB"/>
        </w:rPr>
      </w:pPr>
    </w:p>
    <w:p w14:paraId="0DB5D8A4" w14:textId="77777777" w:rsidR="004B7EF1" w:rsidRDefault="004B7EF1" w:rsidP="008B5C7D">
      <w:pPr>
        <w:spacing w:after="120" w:line="360" w:lineRule="auto"/>
        <w:jc w:val="both"/>
        <w:rPr>
          <w:sz w:val="20"/>
          <w:u w:val="single"/>
          <w:lang w:val="en-GB"/>
        </w:rPr>
      </w:pPr>
    </w:p>
    <w:p w14:paraId="1444D157" w14:textId="77777777" w:rsidR="009B6484" w:rsidRPr="00E5289E" w:rsidRDefault="009B6484" w:rsidP="008B5C7D">
      <w:pPr>
        <w:spacing w:after="120" w:line="360" w:lineRule="auto"/>
        <w:jc w:val="both"/>
        <w:rPr>
          <w:sz w:val="20"/>
          <w:szCs w:val="22"/>
          <w:lang w:val="en-GB"/>
        </w:rPr>
      </w:pPr>
    </w:p>
    <w:p w14:paraId="2F1FAE34" w14:textId="77777777" w:rsidR="006C5B5B" w:rsidRPr="00E5289E" w:rsidRDefault="006C5B5B" w:rsidP="008B5C7D">
      <w:pPr>
        <w:spacing w:after="120" w:line="360" w:lineRule="auto"/>
        <w:jc w:val="both"/>
        <w:rPr>
          <w:sz w:val="20"/>
          <w:szCs w:val="20"/>
          <w:lang w:val="en-GB"/>
        </w:rPr>
      </w:pPr>
    </w:p>
    <w:p w14:paraId="6D6AD22F" w14:textId="77777777" w:rsidR="006C5B5B" w:rsidRPr="00E5289E" w:rsidRDefault="008B5110" w:rsidP="008B5C7D">
      <w:pPr>
        <w:keepNext/>
        <w:spacing w:after="120" w:line="360" w:lineRule="auto"/>
        <w:jc w:val="both"/>
        <w:rPr>
          <w:sz w:val="20"/>
          <w:szCs w:val="20"/>
          <w:lang w:val="en-GB"/>
        </w:rPr>
      </w:pPr>
      <w:r w:rsidRPr="00E5289E">
        <w:rPr>
          <w:noProof/>
          <w:sz w:val="20"/>
          <w:szCs w:val="20"/>
          <w:lang w:val="en-GB" w:eastAsia="en-GB"/>
        </w:rPr>
        <mc:AlternateContent>
          <mc:Choice Requires="wps">
            <w:drawing>
              <wp:anchor distT="0" distB="0" distL="114300" distR="114300" simplePos="0" relativeHeight="251770368" behindDoc="0" locked="0" layoutInCell="1" allowOverlap="1" wp14:anchorId="68415756" wp14:editId="2DC0656B">
                <wp:simplePos x="0" y="0"/>
                <wp:positionH relativeFrom="column">
                  <wp:posOffset>4406900</wp:posOffset>
                </wp:positionH>
                <wp:positionV relativeFrom="paragraph">
                  <wp:posOffset>943368</wp:posOffset>
                </wp:positionV>
                <wp:extent cx="566057" cy="76775"/>
                <wp:effectExtent l="0" t="0" r="5715" b="0"/>
                <wp:wrapNone/>
                <wp:docPr id="94" name="Rectangle 94"/>
                <wp:cNvGraphicFramePr/>
                <a:graphic xmlns:a="http://schemas.openxmlformats.org/drawingml/2006/main">
                  <a:graphicData uri="http://schemas.microsoft.com/office/word/2010/wordprocessingShape">
                    <wps:wsp>
                      <wps:cNvSpPr/>
                      <wps:spPr>
                        <a:xfrm>
                          <a:off x="0" y="0"/>
                          <a:ext cx="566057" cy="767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749F468" w14:textId="77777777" w:rsidR="00010A65" w:rsidRDefault="00010A65" w:rsidP="008B5110">
                            <w:pPr>
                              <w:jc w:val="center"/>
                            </w:pPr>
                            <w:r>
                              <w:t>Hidden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15756" id="Rectangle 94" o:spid="_x0000_s1026" style="position:absolute;left:0;text-align:left;margin-left:347pt;margin-top:74.3pt;width:44.55pt;height:6.0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" fillcolor="white [3201]" stroked="f" strokeweight="1pt">
                <v:textbox>
                  <w:txbxContent>
                    <w:p w14:paraId="5749F468" w14:textId="77777777" w:rsidR="00010A65" w:rsidRDefault="00010A65" w:rsidP="008B5110">
                      <w:pPr>
                        <w:jc w:val="center"/>
                      </w:pPr>
                      <w:r>
                        <w:t>Hidden</w:t>
                      </w:r>
                    </w:p>
                  </w:txbxContent>
                </v:textbox>
              </v:rect>
            </w:pict>
          </mc:Fallback>
        </mc:AlternateContent>
      </w:r>
      <w:r w:rsidR="006C5B5B" w:rsidRPr="00E5289E">
        <w:rPr>
          <w:sz w:val="20"/>
          <w:szCs w:val="20"/>
          <w:lang w:val="en-GB"/>
        </w:rPr>
        <w:br w:type="page"/>
      </w:r>
    </w:p>
    <w:p w14:paraId="360E5859" w14:textId="77777777" w:rsidR="00A8534D" w:rsidRPr="00E5289E" w:rsidRDefault="00A0238E" w:rsidP="008B5C7D">
      <w:pPr>
        <w:spacing w:after="120" w:line="360" w:lineRule="auto"/>
        <w:jc w:val="both"/>
        <w:rPr>
          <w:sz w:val="20"/>
          <w:u w:val="single"/>
          <w:lang w:val="en-GB"/>
        </w:rPr>
      </w:pPr>
      <w:r w:rsidRPr="00E5289E">
        <w:rPr>
          <w:sz w:val="20"/>
          <w:u w:val="single"/>
          <w:lang w:val="en-GB"/>
        </w:rPr>
        <w:lastRenderedPageBreak/>
        <w:t>Train test split and scaling</w:t>
      </w:r>
    </w:p>
    <w:p w14:paraId="5F603129" w14:textId="77777777" w:rsidR="00A0238E" w:rsidRPr="00E5289E" w:rsidRDefault="001A7D8C" w:rsidP="008B5C7D">
      <w:pPr>
        <w:spacing w:after="120" w:line="360" w:lineRule="auto"/>
        <w:jc w:val="both"/>
        <w:rPr>
          <w:sz w:val="20"/>
          <w:szCs w:val="22"/>
          <w:lang w:val="en-GB"/>
        </w:rPr>
      </w:pPr>
      <w:r w:rsidRPr="00CE44CF">
        <w:rPr>
          <w:sz w:val="20"/>
          <w:highlight w:val="yellow"/>
          <w:lang w:val="en-GB"/>
        </w:rPr>
        <w:t>Before</w:t>
      </w:r>
      <w:r w:rsidRPr="00CE44CF">
        <w:rPr>
          <w:sz w:val="20"/>
          <w:szCs w:val="22"/>
          <w:highlight w:val="yellow"/>
          <w:lang w:val="en-GB"/>
        </w:rPr>
        <w:t xml:space="preserve"> Modelling w</w:t>
      </w:r>
      <w:r w:rsidR="00A8534D" w:rsidRPr="00CE44CF">
        <w:rPr>
          <w:sz w:val="20"/>
          <w:szCs w:val="22"/>
          <w:highlight w:val="yellow"/>
          <w:lang w:val="en-GB"/>
        </w:rPr>
        <w:t xml:space="preserve">e are splitting the data into a training </w:t>
      </w:r>
      <w:r w:rsidRPr="00CE44CF">
        <w:rPr>
          <w:sz w:val="20"/>
          <w:szCs w:val="22"/>
          <w:highlight w:val="yellow"/>
          <w:lang w:val="en-GB"/>
        </w:rPr>
        <w:t>and a test set.</w:t>
      </w:r>
      <w:r w:rsidRPr="00CE44CF">
        <w:rPr>
          <w:rFonts w:ascii="Georgia" w:hAnsi="Georgia"/>
          <w:spacing w:val="-1"/>
          <w:sz w:val="32"/>
          <w:szCs w:val="32"/>
          <w:highlight w:val="yellow"/>
          <w:shd w:val="clear" w:color="auto" w:fill="FFFFFF"/>
          <w:lang w:val="en-GB"/>
        </w:rPr>
        <w:t xml:space="preserve"> </w:t>
      </w:r>
      <w:r w:rsidRPr="00CE44CF">
        <w:rPr>
          <w:sz w:val="20"/>
          <w:szCs w:val="22"/>
          <w:highlight w:val="yellow"/>
          <w:lang w:val="en-GB"/>
        </w:rPr>
        <w:t>The training set contains a kn</w:t>
      </w:r>
      <w:r w:rsidR="009B6484" w:rsidRPr="00CE44CF">
        <w:rPr>
          <w:sz w:val="20"/>
          <w:szCs w:val="22"/>
          <w:highlight w:val="yellow"/>
          <w:lang w:val="en-GB"/>
        </w:rPr>
        <w:t>own output and the models learn</w:t>
      </w:r>
      <w:r w:rsidRPr="00CE44CF">
        <w:rPr>
          <w:sz w:val="20"/>
          <w:szCs w:val="22"/>
          <w:highlight w:val="yellow"/>
          <w:lang w:val="en-GB"/>
        </w:rPr>
        <w:t xml:space="preserve"> on this data in order to be generalized to other data later on. The test set is used</w:t>
      </w:r>
      <w:r w:rsidR="000922CA" w:rsidRPr="00CE44CF">
        <w:rPr>
          <w:sz w:val="20"/>
          <w:szCs w:val="22"/>
          <w:highlight w:val="yellow"/>
          <w:lang w:val="en-GB"/>
        </w:rPr>
        <w:t xml:space="preserve"> to test our model’s prediction</w:t>
      </w:r>
      <w:r w:rsidR="00176431" w:rsidRPr="00CE44CF">
        <w:rPr>
          <w:sz w:val="20"/>
          <w:szCs w:val="22"/>
          <w:highlight w:val="yellow"/>
          <w:lang w:val="en-GB"/>
        </w:rPr>
        <w:t xml:space="preserve"> </w:t>
      </w:r>
      <w:r w:rsidR="00176431" w:rsidRPr="00CE44CF">
        <w:rPr>
          <w:sz w:val="20"/>
          <w:szCs w:val="22"/>
          <w:highlight w:val="yellow"/>
          <w:lang w:val="en-GB"/>
        </w:rPr>
        <w:fldChar w:fldCharType="begin"/>
      </w:r>
      <w:r w:rsidR="00176431" w:rsidRPr="00CE44CF">
        <w:rPr>
          <w:sz w:val="20"/>
          <w:szCs w:val="22"/>
          <w:highlight w:val="yellow"/>
          <w:lang w:val="en-GB"/>
        </w:rPr>
        <w:instrText xml:space="preserve"> REF _Ref531689074 \r \h </w:instrText>
      </w:r>
      <w:r w:rsidR="00CE44CF">
        <w:rPr>
          <w:sz w:val="20"/>
          <w:szCs w:val="22"/>
          <w:highlight w:val="yellow"/>
          <w:lang w:val="en-GB"/>
        </w:rPr>
        <w:instrText xml:space="preserve"> \* MERGEFORMAT </w:instrText>
      </w:r>
      <w:r w:rsidR="00176431" w:rsidRPr="00CE44CF">
        <w:rPr>
          <w:sz w:val="20"/>
          <w:szCs w:val="22"/>
          <w:highlight w:val="yellow"/>
          <w:lang w:val="en-GB"/>
        </w:rPr>
      </w:r>
      <w:r w:rsidR="00176431" w:rsidRPr="00CE44CF">
        <w:rPr>
          <w:sz w:val="20"/>
          <w:szCs w:val="22"/>
          <w:highlight w:val="yellow"/>
          <w:lang w:val="en-GB"/>
        </w:rPr>
        <w:fldChar w:fldCharType="separate"/>
      </w:r>
      <w:r w:rsidR="00176431" w:rsidRPr="00CE44CF">
        <w:rPr>
          <w:sz w:val="20"/>
          <w:szCs w:val="22"/>
          <w:highlight w:val="yellow"/>
          <w:lang w:val="en-GB"/>
        </w:rPr>
        <w:t>[3]</w:t>
      </w:r>
      <w:r w:rsidR="00176431" w:rsidRPr="00CE44CF">
        <w:rPr>
          <w:sz w:val="20"/>
          <w:szCs w:val="22"/>
          <w:highlight w:val="yellow"/>
          <w:lang w:val="en-GB"/>
        </w:rPr>
        <w:fldChar w:fldCharType="end"/>
      </w:r>
      <w:r w:rsidRPr="00CE44CF">
        <w:rPr>
          <w:sz w:val="20"/>
          <w:szCs w:val="22"/>
          <w:highlight w:val="yellow"/>
          <w:lang w:val="en-GB"/>
        </w:rPr>
        <w:t>.</w:t>
      </w:r>
    </w:p>
    <w:p w14:paraId="084AE224" w14:textId="77777777" w:rsidR="00AB6C53" w:rsidRPr="00E5289E" w:rsidRDefault="00AB6C53" w:rsidP="008B5C7D">
      <w:pPr>
        <w:spacing w:after="120" w:line="360" w:lineRule="auto"/>
        <w:jc w:val="both"/>
        <w:rPr>
          <w:sz w:val="20"/>
          <w:szCs w:val="22"/>
          <w:lang w:val="en-GB"/>
        </w:rPr>
      </w:pPr>
    </w:p>
    <w:p w14:paraId="3BD2364D" w14:textId="77777777" w:rsidR="006F5F28" w:rsidRPr="00E5289E" w:rsidRDefault="001A7D8C" w:rsidP="008B5C7D">
      <w:pPr>
        <w:spacing w:after="120" w:line="360" w:lineRule="auto"/>
        <w:jc w:val="both"/>
        <w:rPr>
          <w:sz w:val="20"/>
          <w:shd w:val="clear" w:color="auto" w:fill="FFFFFF"/>
          <w:lang w:val="en-GB"/>
        </w:rPr>
      </w:pPr>
      <w:r w:rsidRPr="00CE44CF">
        <w:rPr>
          <w:sz w:val="20"/>
          <w:highlight w:val="yellow"/>
          <w:shd w:val="clear" w:color="auto" w:fill="FFFFFF"/>
          <w:lang w:val="en-GB"/>
        </w:rPr>
        <w:t xml:space="preserve">Further we scale the train data using the Z score normalization because normalized data is an assumption of many machine learning algorithms (such as SVM, K-nearest </w:t>
      </w:r>
      <w:r w:rsidR="00350A2C" w:rsidRPr="00CE44CF">
        <w:rPr>
          <w:sz w:val="20"/>
          <w:highlight w:val="yellow"/>
          <w:shd w:val="clear" w:color="auto" w:fill="FFFFFF"/>
          <w:lang w:val="en-GB"/>
        </w:rPr>
        <w:t>neighbours</w:t>
      </w:r>
      <w:r w:rsidRPr="00CE44CF">
        <w:rPr>
          <w:sz w:val="20"/>
          <w:highlight w:val="yellow"/>
          <w:shd w:val="clear" w:color="auto" w:fill="FFFFFF"/>
          <w:lang w:val="en-GB"/>
        </w:rPr>
        <w:t xml:space="preserve">, and logistic regression). Standardization involves rescaling the features such that they have the properties of a standard normal distribution with a mean of zero and a standard deviation of one. Afterwards we apply the same </w:t>
      </w:r>
      <w:r w:rsidR="00DC332A" w:rsidRPr="00CE44CF">
        <w:rPr>
          <w:sz w:val="20"/>
          <w:highlight w:val="yellow"/>
          <w:shd w:val="clear" w:color="auto" w:fill="FFFFFF"/>
          <w:lang w:val="en-GB"/>
        </w:rPr>
        <w:t>scale on our test set</w:t>
      </w:r>
      <w:r w:rsidR="00176431" w:rsidRPr="00CE44CF">
        <w:rPr>
          <w:sz w:val="20"/>
          <w:highlight w:val="yellow"/>
          <w:shd w:val="clear" w:color="auto" w:fill="FFFFFF"/>
          <w:lang w:val="en-GB"/>
        </w:rPr>
        <w:t xml:space="preserve"> </w:t>
      </w:r>
      <w:r w:rsidR="00176431" w:rsidRPr="00CE44CF">
        <w:rPr>
          <w:sz w:val="20"/>
          <w:highlight w:val="yellow"/>
          <w:shd w:val="clear" w:color="auto" w:fill="FFFFFF"/>
          <w:lang w:val="en-GB"/>
        </w:rPr>
        <w:fldChar w:fldCharType="begin"/>
      </w:r>
      <w:r w:rsidR="00176431" w:rsidRPr="00CE44CF">
        <w:rPr>
          <w:sz w:val="20"/>
          <w:highlight w:val="yellow"/>
          <w:shd w:val="clear" w:color="auto" w:fill="FFFFFF"/>
          <w:lang w:val="en-GB"/>
        </w:rPr>
        <w:instrText xml:space="preserve"> REF _Ref531689171 \r \h </w:instrText>
      </w:r>
      <w:r w:rsidR="00CE44CF">
        <w:rPr>
          <w:sz w:val="20"/>
          <w:highlight w:val="yellow"/>
          <w:shd w:val="clear" w:color="auto" w:fill="FFFFFF"/>
          <w:lang w:val="en-GB"/>
        </w:rPr>
        <w:instrText xml:space="preserve"> \* MERGEFORMAT </w:instrText>
      </w:r>
      <w:r w:rsidR="00176431" w:rsidRPr="00CE44CF">
        <w:rPr>
          <w:sz w:val="20"/>
          <w:highlight w:val="yellow"/>
          <w:shd w:val="clear" w:color="auto" w:fill="FFFFFF"/>
          <w:lang w:val="en-GB"/>
        </w:rPr>
      </w:r>
      <w:r w:rsidR="00176431" w:rsidRPr="00CE44CF">
        <w:rPr>
          <w:sz w:val="20"/>
          <w:highlight w:val="yellow"/>
          <w:shd w:val="clear" w:color="auto" w:fill="FFFFFF"/>
          <w:lang w:val="en-GB"/>
        </w:rPr>
        <w:fldChar w:fldCharType="separate"/>
      </w:r>
      <w:r w:rsidR="00176431" w:rsidRPr="00CE44CF">
        <w:rPr>
          <w:sz w:val="20"/>
          <w:highlight w:val="yellow"/>
          <w:shd w:val="clear" w:color="auto" w:fill="FFFFFF"/>
          <w:lang w:val="en-GB"/>
        </w:rPr>
        <w:t>[22]</w:t>
      </w:r>
      <w:r w:rsidR="00176431" w:rsidRPr="00CE44CF">
        <w:rPr>
          <w:sz w:val="20"/>
          <w:highlight w:val="yellow"/>
          <w:shd w:val="clear" w:color="auto" w:fill="FFFFFF"/>
          <w:lang w:val="en-GB"/>
        </w:rPr>
        <w:fldChar w:fldCharType="end"/>
      </w:r>
      <w:r w:rsidR="00DC332A" w:rsidRPr="00CE44CF">
        <w:rPr>
          <w:sz w:val="20"/>
          <w:highlight w:val="yellow"/>
          <w:shd w:val="clear" w:color="auto" w:fill="FFFFFF"/>
          <w:lang w:val="en-GB"/>
        </w:rPr>
        <w:t>. Scaling is done after splitting for test and train because otherwise the training set would include information of the test set.</w:t>
      </w:r>
      <w:r w:rsidR="00DC332A" w:rsidRPr="00E5289E">
        <w:rPr>
          <w:sz w:val="20"/>
          <w:shd w:val="clear" w:color="auto" w:fill="FFFFFF"/>
          <w:lang w:val="en-GB"/>
        </w:rPr>
        <w:t xml:space="preserve"> </w:t>
      </w:r>
    </w:p>
    <w:p w14:paraId="0A79FCCC" w14:textId="77777777" w:rsidR="00BD6F06" w:rsidRPr="00E5289E" w:rsidRDefault="00BD6F06" w:rsidP="008B5C7D">
      <w:pPr>
        <w:spacing w:after="120"/>
        <w:jc w:val="both"/>
        <w:rPr>
          <w:sz w:val="20"/>
          <w:shd w:val="clear" w:color="auto" w:fill="FFFFFF"/>
          <w:lang w:val="en-GB"/>
        </w:rPr>
      </w:pPr>
    </w:p>
    <w:p w14:paraId="04E3C2E7" w14:textId="77777777" w:rsidR="00892D57" w:rsidRPr="00CE44CF" w:rsidRDefault="00655DF5" w:rsidP="008B5C7D">
      <w:pPr>
        <w:pStyle w:val="Heading1"/>
        <w:jc w:val="both"/>
        <w:rPr>
          <w:highlight w:val="yellow"/>
          <w:lang w:val="en-GB"/>
        </w:rPr>
      </w:pPr>
      <w:bookmarkStart w:id="83" w:name="_Ref531543518"/>
      <w:bookmarkStart w:id="84" w:name="_Ref531543522"/>
      <w:bookmarkStart w:id="85" w:name="_Toc531554537"/>
      <w:r w:rsidRPr="00CE44CF">
        <w:rPr>
          <w:highlight w:val="yellow"/>
          <w:lang w:val="en-GB"/>
        </w:rPr>
        <w:t>Model</w:t>
      </w:r>
      <w:r w:rsidR="00176F3B" w:rsidRPr="00CE44CF">
        <w:rPr>
          <w:highlight w:val="yellow"/>
          <w:lang w:val="en-GB"/>
        </w:rPr>
        <w:t>l</w:t>
      </w:r>
      <w:r w:rsidRPr="00CE44CF">
        <w:rPr>
          <w:highlight w:val="yellow"/>
          <w:lang w:val="en-GB"/>
        </w:rPr>
        <w:t>ing</w:t>
      </w:r>
      <w:bookmarkEnd w:id="83"/>
      <w:bookmarkEnd w:id="84"/>
      <w:bookmarkEnd w:id="85"/>
    </w:p>
    <w:p w14:paraId="30B8D283" w14:textId="77777777" w:rsidR="004E1D6B" w:rsidRPr="00CE44CF" w:rsidRDefault="004E1D6B" w:rsidP="008B5C7D">
      <w:pPr>
        <w:jc w:val="both"/>
        <w:rPr>
          <w:sz w:val="20"/>
          <w:highlight w:val="yellow"/>
          <w:shd w:val="clear" w:color="auto" w:fill="FFFFFF"/>
          <w:lang w:val="en-GB"/>
        </w:rPr>
      </w:pPr>
      <w:r w:rsidRPr="00CE44CF">
        <w:rPr>
          <w:sz w:val="20"/>
          <w:highlight w:val="yellow"/>
          <w:shd w:val="clear" w:color="auto" w:fill="FFFFFF"/>
          <w:lang w:val="en-GB"/>
        </w:rPr>
        <w:t>In this section we introduce the machine learning models we applied to our test data set.</w:t>
      </w:r>
    </w:p>
    <w:p w14:paraId="3D70C714" w14:textId="77777777" w:rsidR="0014181A" w:rsidRPr="00CE44CF" w:rsidRDefault="0014181A" w:rsidP="008B5C7D">
      <w:pPr>
        <w:jc w:val="both"/>
        <w:rPr>
          <w:sz w:val="20"/>
          <w:highlight w:val="yellow"/>
          <w:shd w:val="clear" w:color="auto" w:fill="FFFFFF"/>
          <w:lang w:val="en-GB"/>
        </w:rPr>
      </w:pPr>
    </w:p>
    <w:p w14:paraId="2A921BCA" w14:textId="77777777" w:rsidR="0014181A" w:rsidRPr="00CE44CF" w:rsidRDefault="0014181A" w:rsidP="008B5C7D">
      <w:pPr>
        <w:pStyle w:val="Heading2"/>
        <w:numPr>
          <w:ilvl w:val="0"/>
          <w:numId w:val="21"/>
        </w:numPr>
        <w:jc w:val="both"/>
        <w:rPr>
          <w:highlight w:val="yellow"/>
        </w:rPr>
      </w:pPr>
      <w:bookmarkStart w:id="86" w:name="_Toc531554538"/>
      <w:r w:rsidRPr="00CE44CF">
        <w:rPr>
          <w:highlight w:val="yellow"/>
        </w:rPr>
        <w:t xml:space="preserve">Multilinear </w:t>
      </w:r>
      <w:r w:rsidR="00C556B6" w:rsidRPr="00CE44CF">
        <w:rPr>
          <w:highlight w:val="yellow"/>
        </w:rPr>
        <w:t>R</w:t>
      </w:r>
      <w:r w:rsidRPr="00CE44CF">
        <w:rPr>
          <w:highlight w:val="yellow"/>
        </w:rPr>
        <w:t>egression</w:t>
      </w:r>
      <w:bookmarkEnd w:id="86"/>
    </w:p>
    <w:p w14:paraId="4240DFD6" w14:textId="77777777" w:rsidR="0014181A" w:rsidRPr="00CE44CF" w:rsidRDefault="0014181A" w:rsidP="008B5C7D">
      <w:pPr>
        <w:jc w:val="both"/>
        <w:rPr>
          <w:sz w:val="20"/>
          <w:highlight w:val="yellow"/>
          <w:shd w:val="clear" w:color="auto" w:fill="FFFFFF"/>
          <w:lang w:val="en-GB"/>
        </w:rPr>
      </w:pPr>
    </w:p>
    <w:p w14:paraId="4DD7EB35" w14:textId="77777777" w:rsidR="0014181A" w:rsidRPr="00CE44CF" w:rsidRDefault="0014181A" w:rsidP="008B5C7D">
      <w:pPr>
        <w:spacing w:line="360" w:lineRule="auto"/>
        <w:jc w:val="both"/>
        <w:rPr>
          <w:sz w:val="20"/>
          <w:highlight w:val="yellow"/>
          <w:shd w:val="clear" w:color="auto" w:fill="FFFFFF"/>
          <w:lang w:val="en-GB"/>
        </w:rPr>
      </w:pPr>
      <w:r w:rsidRPr="00CE44CF">
        <w:rPr>
          <w:sz w:val="20"/>
          <w:highlight w:val="yellow"/>
          <w:shd w:val="clear" w:color="auto" w:fill="FFFFFF"/>
          <w:lang w:val="en-GB"/>
        </w:rPr>
        <w:t>Regression is one of the most basic and popular approaches to prediction, that’s why it is common to perform linear regression as a first model. Although linear regression is not design</w:t>
      </w:r>
      <w:r w:rsidR="009559FF" w:rsidRPr="00CE44CF">
        <w:rPr>
          <w:sz w:val="20"/>
          <w:highlight w:val="yellow"/>
          <w:shd w:val="clear" w:color="auto" w:fill="FFFFFF"/>
          <w:lang w:val="en-GB"/>
        </w:rPr>
        <w:t>ed</w:t>
      </w:r>
      <w:r w:rsidR="003A7533" w:rsidRPr="00CE44CF">
        <w:rPr>
          <w:sz w:val="20"/>
          <w:highlight w:val="yellow"/>
          <w:shd w:val="clear" w:color="auto" w:fill="FFFFFF"/>
          <w:lang w:val="en-GB"/>
        </w:rPr>
        <w:t xml:space="preserve"> to make binary classification, it is possible to </w:t>
      </w:r>
      <w:r w:rsidRPr="00CE44CF">
        <w:rPr>
          <w:sz w:val="20"/>
          <w:highlight w:val="yellow"/>
          <w:shd w:val="clear" w:color="auto" w:fill="FFFFFF"/>
          <w:lang w:val="en-GB"/>
        </w:rPr>
        <w:t xml:space="preserve">predict continuous value with it and </w:t>
      </w:r>
      <w:r w:rsidR="009559FF" w:rsidRPr="00CE44CF">
        <w:rPr>
          <w:sz w:val="20"/>
          <w:highlight w:val="yellow"/>
          <w:shd w:val="clear" w:color="auto" w:fill="FFFFFF"/>
          <w:lang w:val="en-GB"/>
        </w:rPr>
        <w:t>afterwards</w:t>
      </w:r>
      <w:r w:rsidRPr="00CE44CF">
        <w:rPr>
          <w:sz w:val="20"/>
          <w:highlight w:val="yellow"/>
          <w:shd w:val="clear" w:color="auto" w:fill="FFFFFF"/>
          <w:lang w:val="en-GB"/>
        </w:rPr>
        <w:t xml:space="preserve"> use some threshold to classify those value</w:t>
      </w:r>
      <w:r w:rsidR="009559FF" w:rsidRPr="00CE44CF">
        <w:rPr>
          <w:sz w:val="20"/>
          <w:highlight w:val="yellow"/>
          <w:shd w:val="clear" w:color="auto" w:fill="FFFFFF"/>
          <w:lang w:val="en-GB"/>
        </w:rPr>
        <w:t>s</w:t>
      </w:r>
      <w:r w:rsidRPr="00CE44CF">
        <w:rPr>
          <w:sz w:val="20"/>
          <w:highlight w:val="yellow"/>
          <w:shd w:val="clear" w:color="auto" w:fill="FFFFFF"/>
          <w:lang w:val="en-GB"/>
        </w:rPr>
        <w:t xml:space="preserve"> into two categor</w:t>
      </w:r>
      <w:r w:rsidR="009559FF" w:rsidRPr="00CE44CF">
        <w:rPr>
          <w:sz w:val="20"/>
          <w:highlight w:val="yellow"/>
          <w:shd w:val="clear" w:color="auto" w:fill="FFFFFF"/>
          <w:lang w:val="en-GB"/>
        </w:rPr>
        <w:t>ies</w:t>
      </w:r>
      <w:r w:rsidRPr="00CE44CF">
        <w:rPr>
          <w:sz w:val="20"/>
          <w:highlight w:val="yellow"/>
          <w:shd w:val="clear" w:color="auto" w:fill="FFFFFF"/>
          <w:lang w:val="en-GB"/>
        </w:rPr>
        <w:t xml:space="preserve">. There are two popular approaches </w:t>
      </w:r>
      <w:r w:rsidR="009559FF" w:rsidRPr="00CE44CF">
        <w:rPr>
          <w:sz w:val="20"/>
          <w:highlight w:val="yellow"/>
          <w:shd w:val="clear" w:color="auto" w:fill="FFFFFF"/>
          <w:lang w:val="en-GB"/>
        </w:rPr>
        <w:t>in</w:t>
      </w:r>
      <w:r w:rsidRPr="00CE44CF">
        <w:rPr>
          <w:sz w:val="20"/>
          <w:highlight w:val="yellow"/>
          <w:shd w:val="clear" w:color="auto" w:fill="FFFFFF"/>
          <w:lang w:val="en-GB"/>
        </w:rPr>
        <w:t xml:space="preserve"> do</w:t>
      </w:r>
      <w:r w:rsidR="009559FF" w:rsidRPr="00CE44CF">
        <w:rPr>
          <w:sz w:val="20"/>
          <w:highlight w:val="yellow"/>
          <w:shd w:val="clear" w:color="auto" w:fill="FFFFFF"/>
          <w:lang w:val="en-GB"/>
        </w:rPr>
        <w:t>ing</w:t>
      </w:r>
      <w:r w:rsidRPr="00CE44CF">
        <w:rPr>
          <w:sz w:val="20"/>
          <w:highlight w:val="yellow"/>
          <w:shd w:val="clear" w:color="auto" w:fill="FFFFFF"/>
          <w:lang w:val="en-GB"/>
        </w:rPr>
        <w:t xml:space="preserve"> this. One is in </w:t>
      </w:r>
      <w:r w:rsidR="009559FF" w:rsidRPr="00CE44CF">
        <w:rPr>
          <w:sz w:val="20"/>
          <w:highlight w:val="yellow"/>
          <w:shd w:val="clear" w:color="auto" w:fill="FFFFFF"/>
          <w:lang w:val="en-GB"/>
        </w:rPr>
        <w:t xml:space="preserve">using a </w:t>
      </w:r>
      <w:r w:rsidRPr="00CE44CF">
        <w:rPr>
          <w:sz w:val="20"/>
          <w:highlight w:val="yellow"/>
          <w:shd w:val="clear" w:color="auto" w:fill="FFFFFF"/>
          <w:lang w:val="en-GB"/>
        </w:rPr>
        <w:t>0.5</w:t>
      </w:r>
      <w:r w:rsidR="009559FF" w:rsidRPr="00CE44CF">
        <w:rPr>
          <w:sz w:val="20"/>
          <w:highlight w:val="yellow"/>
          <w:shd w:val="clear" w:color="auto" w:fill="FFFFFF"/>
          <w:lang w:val="en-GB"/>
        </w:rPr>
        <w:t xml:space="preserve"> threshold</w:t>
      </w:r>
      <w:r w:rsidRPr="00CE44CF">
        <w:rPr>
          <w:sz w:val="20"/>
          <w:highlight w:val="yellow"/>
          <w:shd w:val="clear" w:color="auto" w:fill="FFFFFF"/>
          <w:lang w:val="en-GB"/>
        </w:rPr>
        <w:t xml:space="preserve">, if predicted value is above that level, </w:t>
      </w:r>
      <w:r w:rsidR="003A7533" w:rsidRPr="00CE44CF">
        <w:rPr>
          <w:sz w:val="20"/>
          <w:highlight w:val="yellow"/>
          <w:shd w:val="clear" w:color="auto" w:fill="FFFFFF"/>
          <w:lang w:val="en-GB"/>
        </w:rPr>
        <w:t>we</w:t>
      </w:r>
      <w:r w:rsidRPr="00CE44CF">
        <w:rPr>
          <w:sz w:val="20"/>
          <w:highlight w:val="yellow"/>
          <w:shd w:val="clear" w:color="auto" w:fill="FFFFFF"/>
          <w:lang w:val="en-GB"/>
        </w:rPr>
        <w:t xml:space="preserve"> predict 1 and when </w:t>
      </w:r>
      <w:r w:rsidR="003A7533" w:rsidRPr="00CE44CF">
        <w:rPr>
          <w:sz w:val="20"/>
          <w:highlight w:val="yellow"/>
          <w:shd w:val="clear" w:color="auto" w:fill="FFFFFF"/>
          <w:lang w:val="en-GB"/>
        </w:rPr>
        <w:t>it equals that threshold level or less then it is predicted as 0</w:t>
      </w:r>
      <w:r w:rsidRPr="00CE44CF">
        <w:rPr>
          <w:sz w:val="20"/>
          <w:highlight w:val="yellow"/>
          <w:shd w:val="clear" w:color="auto" w:fill="FFFFFF"/>
          <w:lang w:val="en-GB"/>
        </w:rPr>
        <w:t xml:space="preserve">. This method seems to be logical from mathematic point of view, but </w:t>
      </w:r>
      <w:r w:rsidR="009559FF" w:rsidRPr="00CE44CF">
        <w:rPr>
          <w:sz w:val="20"/>
          <w:highlight w:val="yellow"/>
          <w:shd w:val="clear" w:color="auto" w:fill="FFFFFF"/>
          <w:lang w:val="en-GB"/>
        </w:rPr>
        <w:t xml:space="preserve">the </w:t>
      </w:r>
      <w:r w:rsidRPr="00CE44CF">
        <w:rPr>
          <w:sz w:val="20"/>
          <w:highlight w:val="yellow"/>
          <w:shd w:val="clear" w:color="auto" w:fill="FFFFFF"/>
          <w:lang w:val="en-GB"/>
        </w:rPr>
        <w:t>predicted values don’t necessary lay in a range &lt;0;1&gt; that is why</w:t>
      </w:r>
      <w:r w:rsidR="00851E11" w:rsidRPr="00CE44CF">
        <w:rPr>
          <w:sz w:val="20"/>
          <w:highlight w:val="yellow"/>
          <w:shd w:val="clear" w:color="auto" w:fill="FFFFFF"/>
          <w:lang w:val="en-GB"/>
        </w:rPr>
        <w:t>,</w:t>
      </w:r>
      <w:r w:rsidRPr="00CE44CF">
        <w:rPr>
          <w:sz w:val="20"/>
          <w:highlight w:val="yellow"/>
          <w:shd w:val="clear" w:color="auto" w:fill="FFFFFF"/>
          <w:lang w:val="en-GB"/>
        </w:rPr>
        <w:t xml:space="preserve"> </w:t>
      </w:r>
      <w:r w:rsidR="009559FF" w:rsidRPr="00CE44CF">
        <w:rPr>
          <w:sz w:val="20"/>
          <w:highlight w:val="yellow"/>
          <w:shd w:val="clear" w:color="auto" w:fill="FFFFFF"/>
          <w:lang w:val="en-GB"/>
        </w:rPr>
        <w:t xml:space="preserve">a </w:t>
      </w:r>
      <w:r w:rsidRPr="00CE44CF">
        <w:rPr>
          <w:sz w:val="20"/>
          <w:highlight w:val="yellow"/>
          <w:shd w:val="clear" w:color="auto" w:fill="FFFFFF"/>
          <w:lang w:val="en-GB"/>
        </w:rPr>
        <w:t xml:space="preserve">new approach has been developed, to calculate threshold by taking </w:t>
      </w:r>
      <w:r w:rsidR="009559FF" w:rsidRPr="00CE44CF">
        <w:rPr>
          <w:sz w:val="20"/>
          <w:highlight w:val="yellow"/>
          <w:shd w:val="clear" w:color="auto" w:fill="FFFFFF"/>
          <w:lang w:val="en-GB"/>
        </w:rPr>
        <w:t xml:space="preserve">the </w:t>
      </w:r>
      <w:r w:rsidRPr="00CE44CF">
        <w:rPr>
          <w:sz w:val="20"/>
          <w:highlight w:val="yellow"/>
          <w:shd w:val="clear" w:color="auto" w:fill="FFFFFF"/>
          <w:lang w:val="en-GB"/>
        </w:rPr>
        <w:t>mean of the range of predicted values, or</w:t>
      </w:r>
      <w:r w:rsidR="00851E11" w:rsidRPr="00CE44CF">
        <w:rPr>
          <w:sz w:val="20"/>
          <w:highlight w:val="yellow"/>
          <w:shd w:val="clear" w:color="auto" w:fill="FFFFFF"/>
          <w:lang w:val="en-GB"/>
        </w:rPr>
        <w:t xml:space="preserve"> median if distribution of this</w:t>
      </w:r>
      <w:r w:rsidRPr="00CE44CF">
        <w:rPr>
          <w:sz w:val="20"/>
          <w:highlight w:val="yellow"/>
          <w:shd w:val="clear" w:color="auto" w:fill="FFFFFF"/>
          <w:lang w:val="en-GB"/>
        </w:rPr>
        <w:t xml:space="preserve"> data </w:t>
      </w:r>
      <w:r w:rsidR="00B859F9" w:rsidRPr="00CE44CF">
        <w:rPr>
          <w:sz w:val="20"/>
          <w:highlight w:val="yellow"/>
          <w:shd w:val="clear" w:color="auto" w:fill="FFFFFF"/>
          <w:lang w:val="en-GB"/>
        </w:rPr>
        <w:t>is</w:t>
      </w:r>
      <w:r w:rsidRPr="00CE44CF">
        <w:rPr>
          <w:sz w:val="20"/>
          <w:highlight w:val="yellow"/>
          <w:shd w:val="clear" w:color="auto" w:fill="FFFFFF"/>
          <w:lang w:val="en-GB"/>
        </w:rPr>
        <w:t xml:space="preserve"> skewed. </w:t>
      </w:r>
      <w:r w:rsidR="000922CA" w:rsidRPr="00CE44CF">
        <w:rPr>
          <w:sz w:val="20"/>
          <w:highlight w:val="yellow"/>
          <w:shd w:val="clear" w:color="auto" w:fill="FFFFFF"/>
          <w:lang w:val="en-GB"/>
        </w:rPr>
        <w:t>Additionally,</w:t>
      </w:r>
      <w:r w:rsidRPr="00CE44CF">
        <w:rPr>
          <w:sz w:val="20"/>
          <w:highlight w:val="yellow"/>
          <w:shd w:val="clear" w:color="auto" w:fill="FFFFFF"/>
          <w:lang w:val="en-GB"/>
        </w:rPr>
        <w:t xml:space="preserve"> by applyin</w:t>
      </w:r>
      <w:r w:rsidR="00B859F9" w:rsidRPr="00CE44CF">
        <w:rPr>
          <w:sz w:val="20"/>
          <w:highlight w:val="yellow"/>
          <w:shd w:val="clear" w:color="auto" w:fill="FFFFFF"/>
          <w:lang w:val="en-GB"/>
        </w:rPr>
        <w:t>g backward elimination strategy, we can get more insights</w:t>
      </w:r>
      <w:r w:rsidRPr="00CE44CF">
        <w:rPr>
          <w:sz w:val="20"/>
          <w:highlight w:val="yellow"/>
          <w:shd w:val="clear" w:color="auto" w:fill="FFFFFF"/>
          <w:lang w:val="en-GB"/>
        </w:rPr>
        <w:t xml:space="preserve"> about</w:t>
      </w:r>
      <w:r w:rsidR="000322F2" w:rsidRPr="00CE44CF">
        <w:rPr>
          <w:sz w:val="20"/>
          <w:highlight w:val="yellow"/>
          <w:shd w:val="clear" w:color="auto" w:fill="FFFFFF"/>
          <w:lang w:val="en-GB"/>
        </w:rPr>
        <w:t xml:space="preserve"> the</w:t>
      </w:r>
      <w:r w:rsidRPr="00CE44CF">
        <w:rPr>
          <w:sz w:val="20"/>
          <w:highlight w:val="yellow"/>
          <w:shd w:val="clear" w:color="auto" w:fill="FFFFFF"/>
          <w:lang w:val="en-GB"/>
        </w:rPr>
        <w:t xml:space="preserve"> importance of each variable and magnitude of the effect.</w:t>
      </w:r>
      <w:r w:rsidR="009B7C19" w:rsidRPr="00CE44CF">
        <w:rPr>
          <w:sz w:val="20"/>
          <w:highlight w:val="yellow"/>
          <w:shd w:val="clear" w:color="auto" w:fill="FFFFFF"/>
          <w:lang w:val="en-GB"/>
        </w:rPr>
        <w:t xml:space="preserve"> We use the Linear regression only to get a deeper understanding of our data and will not show it in model comparisons.</w:t>
      </w:r>
    </w:p>
    <w:p w14:paraId="6F67419E" w14:textId="77777777" w:rsidR="0014181A" w:rsidRPr="00CE44CF" w:rsidRDefault="0014181A" w:rsidP="008B5C7D">
      <w:pPr>
        <w:spacing w:line="360" w:lineRule="auto"/>
        <w:jc w:val="both"/>
        <w:rPr>
          <w:sz w:val="20"/>
          <w:highlight w:val="yellow"/>
          <w:shd w:val="clear" w:color="auto" w:fill="FFFFFF"/>
          <w:lang w:val="en-GB"/>
        </w:rPr>
      </w:pPr>
    </w:p>
    <w:p w14:paraId="674D43C8" w14:textId="77777777" w:rsidR="00655DF5" w:rsidRPr="00CE44CF" w:rsidRDefault="006F5F28" w:rsidP="008B5C7D">
      <w:pPr>
        <w:pStyle w:val="Heading2"/>
        <w:jc w:val="both"/>
        <w:rPr>
          <w:highlight w:val="yellow"/>
        </w:rPr>
      </w:pPr>
      <w:bookmarkStart w:id="87" w:name="_Toc531554540"/>
      <w:r w:rsidRPr="00CE44CF">
        <w:rPr>
          <w:highlight w:val="yellow"/>
        </w:rPr>
        <w:t>Decision Tree Classifier</w:t>
      </w:r>
      <w:bookmarkEnd w:id="87"/>
    </w:p>
    <w:p w14:paraId="1A2E3363" w14:textId="77777777" w:rsidR="00493754" w:rsidRPr="00CE44CF" w:rsidRDefault="00493754" w:rsidP="008B5C7D">
      <w:pPr>
        <w:jc w:val="both"/>
        <w:rPr>
          <w:sz w:val="20"/>
          <w:highlight w:val="yellow"/>
          <w:lang w:val="en-GB"/>
        </w:rPr>
      </w:pPr>
    </w:p>
    <w:p w14:paraId="79762DBC" w14:textId="77777777" w:rsidR="00655DF5" w:rsidRPr="00CE44CF" w:rsidRDefault="00655DF5" w:rsidP="008B5C7D">
      <w:pPr>
        <w:spacing w:line="360" w:lineRule="auto"/>
        <w:jc w:val="both"/>
        <w:rPr>
          <w:sz w:val="20"/>
          <w:highlight w:val="yellow"/>
          <w:lang w:val="en-GB"/>
        </w:rPr>
      </w:pPr>
      <w:r w:rsidRPr="00CE44CF">
        <w:rPr>
          <w:sz w:val="20"/>
          <w:highlight w:val="yellow"/>
          <w:lang w:val="en-GB"/>
        </w:rPr>
        <w:t xml:space="preserve">The decision tree classifier is a </w:t>
      </w:r>
      <w:r w:rsidRPr="00CE44CF">
        <w:rPr>
          <w:sz w:val="20"/>
          <w:highlight w:val="yellow"/>
          <w:shd w:val="clear" w:color="auto" w:fill="FFFFFF"/>
          <w:lang w:val="en-GB"/>
        </w:rPr>
        <w:t>supervised learning method, which can be applied in both regression a</w:t>
      </w:r>
      <w:r w:rsidR="000922CA" w:rsidRPr="00CE44CF">
        <w:rPr>
          <w:sz w:val="20"/>
          <w:highlight w:val="yellow"/>
          <w:shd w:val="clear" w:color="auto" w:fill="FFFFFF"/>
          <w:lang w:val="en-GB"/>
        </w:rPr>
        <w:t xml:space="preserve">nd classification problems </w:t>
      </w:r>
      <w:r w:rsidR="000922CA" w:rsidRPr="00CE44CF">
        <w:rPr>
          <w:sz w:val="20"/>
          <w:highlight w:val="yellow"/>
          <w:shd w:val="clear" w:color="auto" w:fill="FFFFFF"/>
          <w:lang w:val="en-GB"/>
        </w:rPr>
        <w:fldChar w:fldCharType="begin"/>
      </w:r>
      <w:r w:rsidR="000922CA" w:rsidRPr="00CE44CF">
        <w:rPr>
          <w:sz w:val="20"/>
          <w:highlight w:val="yellow"/>
          <w:shd w:val="clear" w:color="auto" w:fill="FFFFFF"/>
          <w:lang w:val="en-GB"/>
        </w:rPr>
        <w:instrText xml:space="preserve"> REF _Ref531689297 \r \h </w:instrText>
      </w:r>
      <w:r w:rsidR="00CE44CF">
        <w:rPr>
          <w:sz w:val="20"/>
          <w:highlight w:val="yellow"/>
          <w:shd w:val="clear" w:color="auto" w:fill="FFFFFF"/>
          <w:lang w:val="en-GB"/>
        </w:rPr>
        <w:instrText xml:space="preserve"> \* MERGEFORMAT </w:instrText>
      </w:r>
      <w:r w:rsidR="000922CA" w:rsidRPr="00CE44CF">
        <w:rPr>
          <w:sz w:val="20"/>
          <w:highlight w:val="yellow"/>
          <w:shd w:val="clear" w:color="auto" w:fill="FFFFFF"/>
          <w:lang w:val="en-GB"/>
        </w:rPr>
      </w:r>
      <w:r w:rsidR="000922CA" w:rsidRPr="00CE44CF">
        <w:rPr>
          <w:sz w:val="20"/>
          <w:highlight w:val="yellow"/>
          <w:shd w:val="clear" w:color="auto" w:fill="FFFFFF"/>
          <w:lang w:val="en-GB"/>
        </w:rPr>
        <w:fldChar w:fldCharType="separate"/>
      </w:r>
      <w:r w:rsidR="000922CA" w:rsidRPr="00CE44CF">
        <w:rPr>
          <w:sz w:val="20"/>
          <w:highlight w:val="yellow"/>
          <w:shd w:val="clear" w:color="auto" w:fill="FFFFFF"/>
          <w:lang w:val="en-GB"/>
        </w:rPr>
        <w:t>[12]</w:t>
      </w:r>
      <w:r w:rsidR="000922CA" w:rsidRPr="00CE44CF">
        <w:rPr>
          <w:sz w:val="20"/>
          <w:highlight w:val="yellow"/>
          <w:shd w:val="clear" w:color="auto" w:fill="FFFFFF"/>
          <w:lang w:val="en-GB"/>
        </w:rPr>
        <w:fldChar w:fldCharType="end"/>
      </w:r>
      <w:r w:rsidRPr="00CE44CF">
        <w:rPr>
          <w:sz w:val="20"/>
          <w:highlight w:val="yellow"/>
          <w:shd w:val="clear" w:color="auto" w:fill="FFFFFF"/>
          <w:lang w:val="en-GB"/>
        </w:rPr>
        <w:t xml:space="preserve">. Given our binary classification problem </w:t>
      </w:r>
      <w:r w:rsidRPr="00CE44CF">
        <w:rPr>
          <w:sz w:val="20"/>
          <w:szCs w:val="20"/>
          <w:highlight w:val="yellow"/>
          <w:shd w:val="clear" w:color="auto" w:fill="FFFFFF"/>
          <w:lang w:val="en-GB"/>
        </w:rPr>
        <w:t xml:space="preserve">described [cf. </w:t>
      </w:r>
      <w:r w:rsidR="00A631CE" w:rsidRPr="00CE44CF">
        <w:rPr>
          <w:sz w:val="20"/>
          <w:szCs w:val="20"/>
          <w:highlight w:val="yellow"/>
          <w:shd w:val="clear" w:color="auto" w:fill="FFFFFF"/>
          <w:lang w:val="en-GB"/>
        </w:rPr>
        <w:fldChar w:fldCharType="begin"/>
      </w:r>
      <w:r w:rsidR="00A631CE" w:rsidRPr="00CE44CF">
        <w:rPr>
          <w:sz w:val="20"/>
          <w:szCs w:val="20"/>
          <w:highlight w:val="yellow"/>
          <w:shd w:val="clear" w:color="auto" w:fill="FFFFFF"/>
          <w:lang w:val="en-GB"/>
        </w:rPr>
        <w:instrText xml:space="preserve"> REF _Ref531774420 \w \h  \* MERGEFORMAT </w:instrText>
      </w:r>
      <w:r w:rsidR="00A631CE" w:rsidRPr="00CE44CF">
        <w:rPr>
          <w:sz w:val="20"/>
          <w:szCs w:val="20"/>
          <w:highlight w:val="yellow"/>
          <w:shd w:val="clear" w:color="auto" w:fill="FFFFFF"/>
          <w:lang w:val="en-GB"/>
        </w:rPr>
      </w:r>
      <w:r w:rsidR="00A631CE" w:rsidRPr="00CE44CF">
        <w:rPr>
          <w:sz w:val="20"/>
          <w:szCs w:val="20"/>
          <w:highlight w:val="yellow"/>
          <w:shd w:val="clear" w:color="auto" w:fill="FFFFFF"/>
          <w:lang w:val="en-GB"/>
        </w:rPr>
        <w:fldChar w:fldCharType="separate"/>
      </w:r>
      <w:r w:rsidR="00A631CE" w:rsidRPr="00CE44CF">
        <w:rPr>
          <w:sz w:val="20"/>
          <w:szCs w:val="20"/>
          <w:highlight w:val="yellow"/>
          <w:shd w:val="clear" w:color="auto" w:fill="FFFFFF"/>
          <w:lang w:val="en-GB"/>
        </w:rPr>
        <w:t>I</w:t>
      </w:r>
      <w:r w:rsidR="00A631CE" w:rsidRPr="00CE44CF">
        <w:rPr>
          <w:sz w:val="20"/>
          <w:szCs w:val="20"/>
          <w:highlight w:val="yellow"/>
          <w:shd w:val="clear" w:color="auto" w:fill="FFFFFF"/>
          <w:lang w:val="en-GB"/>
        </w:rPr>
        <w:fldChar w:fldCharType="end"/>
      </w:r>
      <w:r w:rsidR="00A631CE" w:rsidRPr="00CE44CF">
        <w:rPr>
          <w:sz w:val="20"/>
          <w:szCs w:val="20"/>
          <w:highlight w:val="yellow"/>
          <w:shd w:val="clear" w:color="auto" w:fill="FFFFFF"/>
          <w:lang w:val="en-GB"/>
        </w:rPr>
        <w:t xml:space="preserve"> </w:t>
      </w:r>
      <w:r w:rsidR="00A631CE" w:rsidRPr="00CE44CF">
        <w:rPr>
          <w:sz w:val="20"/>
          <w:szCs w:val="20"/>
          <w:highlight w:val="yellow"/>
          <w:shd w:val="clear" w:color="auto" w:fill="FFFFFF"/>
          <w:lang w:val="en-GB"/>
        </w:rPr>
        <w:fldChar w:fldCharType="begin"/>
      </w:r>
      <w:r w:rsidR="00A631CE" w:rsidRPr="00CE44CF">
        <w:rPr>
          <w:sz w:val="20"/>
          <w:szCs w:val="20"/>
          <w:highlight w:val="yellow"/>
          <w:shd w:val="clear" w:color="auto" w:fill="FFFFFF"/>
          <w:lang w:val="en-GB"/>
        </w:rPr>
        <w:instrText xml:space="preserve"> REF _Ref531774435 \h  \* MERGEFORMAT </w:instrText>
      </w:r>
      <w:r w:rsidR="00A631CE" w:rsidRPr="00CE44CF">
        <w:rPr>
          <w:sz w:val="20"/>
          <w:szCs w:val="20"/>
          <w:highlight w:val="yellow"/>
          <w:shd w:val="clear" w:color="auto" w:fill="FFFFFF"/>
          <w:lang w:val="en-GB"/>
        </w:rPr>
      </w:r>
      <w:r w:rsidR="00A631CE" w:rsidRPr="00CE44CF">
        <w:rPr>
          <w:sz w:val="20"/>
          <w:szCs w:val="20"/>
          <w:highlight w:val="yellow"/>
          <w:shd w:val="clear" w:color="auto" w:fill="FFFFFF"/>
          <w:lang w:val="en-GB"/>
        </w:rPr>
        <w:fldChar w:fldCharType="separate"/>
      </w:r>
      <w:r w:rsidR="00A631CE" w:rsidRPr="00CE44CF">
        <w:rPr>
          <w:sz w:val="20"/>
          <w:szCs w:val="20"/>
          <w:highlight w:val="yellow"/>
          <w:lang w:val="en-GB"/>
        </w:rPr>
        <w:t>Introduction</w:t>
      </w:r>
      <w:r w:rsidR="00A631CE" w:rsidRPr="00CE44CF">
        <w:rPr>
          <w:sz w:val="20"/>
          <w:szCs w:val="20"/>
          <w:highlight w:val="yellow"/>
          <w:shd w:val="clear" w:color="auto" w:fill="FFFFFF"/>
          <w:lang w:val="en-GB"/>
        </w:rPr>
        <w:fldChar w:fldCharType="end"/>
      </w:r>
      <w:r w:rsidRPr="00CE44CF">
        <w:rPr>
          <w:sz w:val="20"/>
          <w:szCs w:val="20"/>
          <w:highlight w:val="yellow"/>
          <w:shd w:val="clear" w:color="auto" w:fill="FFFFFF"/>
          <w:lang w:val="en-GB"/>
        </w:rPr>
        <w:t>] applying</w:t>
      </w:r>
      <w:r w:rsidRPr="00CE44CF">
        <w:rPr>
          <w:sz w:val="20"/>
          <w:highlight w:val="yellow"/>
          <w:shd w:val="clear" w:color="auto" w:fill="FFFFFF"/>
          <w:lang w:val="en-GB"/>
        </w:rPr>
        <w:t xml:space="preserve"> a decision tree model is possible. In addition, decision trees are able to outperform linear (regression) models </w:t>
      </w:r>
      <w:r w:rsidRPr="00CE44CF">
        <w:rPr>
          <w:sz w:val="20"/>
          <w:highlight w:val="yellow"/>
          <w:lang w:val="en-GB"/>
        </w:rPr>
        <w:t xml:space="preserve">if the classification boundary is of non-liner type as linear models won’t be able to capture the decision boundary </w:t>
      </w:r>
      <w:r w:rsidR="000922CA" w:rsidRPr="00CE44CF">
        <w:rPr>
          <w:sz w:val="20"/>
          <w:highlight w:val="yellow"/>
          <w:lang w:val="en-GB"/>
        </w:rPr>
        <w:fldChar w:fldCharType="begin"/>
      </w:r>
      <w:r w:rsidR="000922CA" w:rsidRPr="00CE44CF">
        <w:rPr>
          <w:sz w:val="20"/>
          <w:highlight w:val="yellow"/>
          <w:lang w:val="en-GB"/>
        </w:rPr>
        <w:instrText xml:space="preserve"> REF _Ref531689297 \r \h </w:instrText>
      </w:r>
      <w:r w:rsidR="00CE44CF">
        <w:rPr>
          <w:sz w:val="20"/>
          <w:highlight w:val="yellow"/>
          <w:lang w:val="en-GB"/>
        </w:rPr>
        <w:instrText xml:space="preserve"> \* MERGEFORMAT </w:instrText>
      </w:r>
      <w:r w:rsidR="000922CA" w:rsidRPr="00CE44CF">
        <w:rPr>
          <w:sz w:val="20"/>
          <w:highlight w:val="yellow"/>
          <w:lang w:val="en-GB"/>
        </w:rPr>
      </w:r>
      <w:r w:rsidR="000922CA" w:rsidRPr="00CE44CF">
        <w:rPr>
          <w:sz w:val="20"/>
          <w:highlight w:val="yellow"/>
          <w:lang w:val="en-GB"/>
        </w:rPr>
        <w:fldChar w:fldCharType="separate"/>
      </w:r>
      <w:r w:rsidR="000922CA" w:rsidRPr="00CE44CF">
        <w:rPr>
          <w:sz w:val="20"/>
          <w:highlight w:val="yellow"/>
          <w:lang w:val="en-GB"/>
        </w:rPr>
        <w:t>[12]</w:t>
      </w:r>
      <w:r w:rsidR="000922CA" w:rsidRPr="00CE44CF">
        <w:rPr>
          <w:sz w:val="20"/>
          <w:highlight w:val="yellow"/>
          <w:lang w:val="en-GB"/>
        </w:rPr>
        <w:fldChar w:fldCharType="end"/>
      </w:r>
      <w:r w:rsidRPr="00CE44CF">
        <w:rPr>
          <w:sz w:val="20"/>
          <w:highlight w:val="yellow"/>
          <w:lang w:val="en-GB"/>
        </w:rPr>
        <w:t>. An additional benefit is that decision trees are able to perform multi class class</w:t>
      </w:r>
      <w:r w:rsidR="000922CA" w:rsidRPr="00CE44CF">
        <w:rPr>
          <w:sz w:val="20"/>
          <w:highlight w:val="yellow"/>
          <w:lang w:val="en-GB"/>
        </w:rPr>
        <w:t>ification problems</w:t>
      </w:r>
      <w:r w:rsidR="00176431" w:rsidRPr="00CE44CF">
        <w:rPr>
          <w:sz w:val="20"/>
          <w:highlight w:val="yellow"/>
          <w:lang w:val="en-GB"/>
        </w:rPr>
        <w:t xml:space="preserve"> </w:t>
      </w:r>
      <w:r w:rsidR="00176431" w:rsidRPr="00CE44CF">
        <w:rPr>
          <w:sz w:val="20"/>
          <w:highlight w:val="yellow"/>
          <w:lang w:val="en-GB"/>
        </w:rPr>
        <w:fldChar w:fldCharType="begin"/>
      </w:r>
      <w:r w:rsidR="00176431" w:rsidRPr="00CE44CF">
        <w:rPr>
          <w:sz w:val="20"/>
          <w:highlight w:val="yellow"/>
          <w:lang w:val="en-GB"/>
        </w:rPr>
        <w:instrText xml:space="preserve"> REF _Ref531689333 \r \h </w:instrText>
      </w:r>
      <w:r w:rsidR="00CE44CF">
        <w:rPr>
          <w:sz w:val="20"/>
          <w:highlight w:val="yellow"/>
          <w:lang w:val="en-GB"/>
        </w:rPr>
        <w:instrText xml:space="preserve"> \* MERGEFORMAT </w:instrText>
      </w:r>
      <w:r w:rsidR="00176431" w:rsidRPr="00CE44CF">
        <w:rPr>
          <w:sz w:val="20"/>
          <w:highlight w:val="yellow"/>
          <w:lang w:val="en-GB"/>
        </w:rPr>
      </w:r>
      <w:r w:rsidR="00176431" w:rsidRPr="00CE44CF">
        <w:rPr>
          <w:sz w:val="20"/>
          <w:highlight w:val="yellow"/>
          <w:lang w:val="en-GB"/>
        </w:rPr>
        <w:fldChar w:fldCharType="separate"/>
      </w:r>
      <w:r w:rsidR="00176431" w:rsidRPr="00CE44CF">
        <w:rPr>
          <w:sz w:val="20"/>
          <w:highlight w:val="yellow"/>
          <w:lang w:val="en-GB"/>
        </w:rPr>
        <w:t>[17]</w:t>
      </w:r>
      <w:r w:rsidR="00176431" w:rsidRPr="00CE44CF">
        <w:rPr>
          <w:sz w:val="20"/>
          <w:highlight w:val="yellow"/>
          <w:lang w:val="en-GB"/>
        </w:rPr>
        <w:fldChar w:fldCharType="end"/>
      </w:r>
      <w:r w:rsidRPr="00CE44CF">
        <w:rPr>
          <w:sz w:val="20"/>
          <w:highlight w:val="yellow"/>
          <w:lang w:val="en-GB"/>
        </w:rPr>
        <w:t xml:space="preserve">, however given our binary classification problem this is of little use. Another aspect making decision tree model very suitable for </w:t>
      </w:r>
      <w:r w:rsidRPr="00CE44CF">
        <w:rPr>
          <w:sz w:val="20"/>
          <w:highlight w:val="yellow"/>
          <w:lang w:val="en-GB"/>
        </w:rPr>
        <w:lastRenderedPageBreak/>
        <w:t>our problem is, that decision trees are applicable for con</w:t>
      </w:r>
      <w:r w:rsidR="000922CA" w:rsidRPr="00CE44CF">
        <w:rPr>
          <w:sz w:val="20"/>
          <w:highlight w:val="yellow"/>
          <w:lang w:val="en-GB"/>
        </w:rPr>
        <w:t xml:space="preserve">tinuous and </w:t>
      </w:r>
      <w:r w:rsidR="000922CA" w:rsidRPr="00CE44CF">
        <w:rPr>
          <w:sz w:val="20"/>
          <w:szCs w:val="20"/>
          <w:highlight w:val="yellow"/>
          <w:lang w:val="en-GB"/>
        </w:rPr>
        <w:t xml:space="preserve">categorical data </w:t>
      </w:r>
      <w:r w:rsidR="00A47CEB" w:rsidRPr="00CE44CF">
        <w:rPr>
          <w:sz w:val="20"/>
          <w:szCs w:val="20"/>
          <w:highlight w:val="yellow"/>
          <w:lang w:val="en-GB"/>
        </w:rPr>
        <w:t>[</w:t>
      </w:r>
      <w:r w:rsidR="000922CA" w:rsidRPr="00CE44CF">
        <w:rPr>
          <w:sz w:val="20"/>
          <w:szCs w:val="20"/>
          <w:highlight w:val="yellow"/>
          <w:lang w:val="en-GB"/>
        </w:rPr>
        <w:fldChar w:fldCharType="begin"/>
      </w:r>
      <w:r w:rsidR="000922CA" w:rsidRPr="00CE44CF">
        <w:rPr>
          <w:sz w:val="20"/>
          <w:szCs w:val="20"/>
          <w:highlight w:val="yellow"/>
          <w:lang w:val="en-GB"/>
        </w:rPr>
        <w:instrText xml:space="preserve"> REF _Ref531689351 \r \h </w:instrText>
      </w:r>
      <w:r w:rsidR="00A631CE" w:rsidRPr="00CE44CF">
        <w:rPr>
          <w:sz w:val="20"/>
          <w:szCs w:val="20"/>
          <w:highlight w:val="yellow"/>
          <w:lang w:val="en-GB"/>
        </w:rPr>
        <w:instrText xml:space="preserve"> \* MERGEFORMAT </w:instrText>
      </w:r>
      <w:r w:rsidR="000922CA" w:rsidRPr="00CE44CF">
        <w:rPr>
          <w:sz w:val="20"/>
          <w:szCs w:val="20"/>
          <w:highlight w:val="yellow"/>
          <w:lang w:val="en-GB"/>
        </w:rPr>
      </w:r>
      <w:r w:rsidR="000922CA" w:rsidRPr="00CE44CF">
        <w:rPr>
          <w:sz w:val="20"/>
          <w:szCs w:val="20"/>
          <w:highlight w:val="yellow"/>
          <w:lang w:val="en-GB"/>
        </w:rPr>
        <w:fldChar w:fldCharType="separate"/>
      </w:r>
      <w:r w:rsidR="000922CA" w:rsidRPr="00CE44CF">
        <w:rPr>
          <w:sz w:val="20"/>
          <w:szCs w:val="20"/>
          <w:highlight w:val="yellow"/>
          <w:lang w:val="en-GB"/>
        </w:rPr>
        <w:t>[11]</w:t>
      </w:r>
      <w:r w:rsidR="000922CA" w:rsidRPr="00CE44CF">
        <w:rPr>
          <w:sz w:val="20"/>
          <w:szCs w:val="20"/>
          <w:highlight w:val="yellow"/>
          <w:lang w:val="en-GB"/>
        </w:rPr>
        <w:fldChar w:fldCharType="end"/>
      </w:r>
      <w:r w:rsidR="00A47CEB" w:rsidRPr="00CE44CF">
        <w:rPr>
          <w:sz w:val="20"/>
          <w:szCs w:val="20"/>
          <w:highlight w:val="yellow"/>
          <w:lang w:val="en-GB"/>
        </w:rPr>
        <w:t>,</w:t>
      </w:r>
      <w:r w:rsidR="00176431" w:rsidRPr="00CE44CF">
        <w:rPr>
          <w:sz w:val="20"/>
          <w:szCs w:val="20"/>
          <w:highlight w:val="yellow"/>
          <w:lang w:val="en-GB"/>
        </w:rPr>
        <w:t xml:space="preserve"> </w:t>
      </w:r>
      <w:r w:rsidR="00176431" w:rsidRPr="00CE44CF">
        <w:rPr>
          <w:sz w:val="20"/>
          <w:szCs w:val="20"/>
          <w:highlight w:val="yellow"/>
          <w:lang w:val="en-GB"/>
        </w:rPr>
        <w:fldChar w:fldCharType="begin"/>
      </w:r>
      <w:r w:rsidR="00176431" w:rsidRPr="00CE44CF">
        <w:rPr>
          <w:sz w:val="20"/>
          <w:szCs w:val="20"/>
          <w:highlight w:val="yellow"/>
          <w:lang w:val="en-GB"/>
        </w:rPr>
        <w:instrText xml:space="preserve"> REF _Ref531813772 \r \h </w:instrText>
      </w:r>
      <w:r w:rsidR="00CE44CF">
        <w:rPr>
          <w:sz w:val="20"/>
          <w:szCs w:val="20"/>
          <w:highlight w:val="yellow"/>
          <w:lang w:val="en-GB"/>
        </w:rPr>
        <w:instrText xml:space="preserve"> \* MERGEFORMAT </w:instrText>
      </w:r>
      <w:r w:rsidR="00176431" w:rsidRPr="00CE44CF">
        <w:rPr>
          <w:sz w:val="20"/>
          <w:szCs w:val="20"/>
          <w:highlight w:val="yellow"/>
          <w:lang w:val="en-GB"/>
        </w:rPr>
      </w:r>
      <w:r w:rsidR="00176431" w:rsidRPr="00CE44CF">
        <w:rPr>
          <w:sz w:val="20"/>
          <w:szCs w:val="20"/>
          <w:highlight w:val="yellow"/>
          <w:lang w:val="en-GB"/>
        </w:rPr>
        <w:fldChar w:fldCharType="separate"/>
      </w:r>
      <w:r w:rsidR="00176431" w:rsidRPr="00CE44CF">
        <w:rPr>
          <w:sz w:val="20"/>
          <w:szCs w:val="20"/>
          <w:highlight w:val="yellow"/>
          <w:lang w:val="en-GB"/>
        </w:rPr>
        <w:t>[20]</w:t>
      </w:r>
      <w:r w:rsidR="00176431" w:rsidRPr="00CE44CF">
        <w:rPr>
          <w:sz w:val="20"/>
          <w:szCs w:val="20"/>
          <w:highlight w:val="yellow"/>
          <w:lang w:val="en-GB"/>
        </w:rPr>
        <w:fldChar w:fldCharType="end"/>
      </w:r>
      <w:r w:rsidR="00A47CEB" w:rsidRPr="00CE44CF">
        <w:rPr>
          <w:sz w:val="20"/>
          <w:szCs w:val="20"/>
          <w:highlight w:val="yellow"/>
          <w:lang w:val="en-GB"/>
        </w:rPr>
        <w:t>]</w:t>
      </w:r>
      <w:r w:rsidR="000922CA" w:rsidRPr="00CE44CF">
        <w:rPr>
          <w:sz w:val="20"/>
          <w:szCs w:val="20"/>
          <w:highlight w:val="yellow"/>
          <w:lang w:val="en-GB"/>
        </w:rPr>
        <w:t xml:space="preserve"> </w:t>
      </w:r>
      <w:r w:rsidRPr="00CE44CF">
        <w:rPr>
          <w:sz w:val="20"/>
          <w:szCs w:val="20"/>
          <w:highlight w:val="yellow"/>
          <w:lang w:val="en-GB"/>
        </w:rPr>
        <w:t>[cf.</w:t>
      </w:r>
      <w:r w:rsidR="00A631CE" w:rsidRPr="00CE44CF">
        <w:rPr>
          <w:sz w:val="20"/>
          <w:szCs w:val="20"/>
          <w:highlight w:val="yellow"/>
          <w:lang w:val="en-GB"/>
        </w:rPr>
        <w:t xml:space="preserve"> </w:t>
      </w:r>
      <w:r w:rsidR="00A631CE" w:rsidRPr="00CE44CF">
        <w:rPr>
          <w:sz w:val="20"/>
          <w:szCs w:val="20"/>
          <w:highlight w:val="yellow"/>
          <w:lang w:val="en-GB"/>
        </w:rPr>
        <w:fldChar w:fldCharType="begin"/>
      </w:r>
      <w:r w:rsidR="00A631CE" w:rsidRPr="00CE44CF">
        <w:rPr>
          <w:sz w:val="20"/>
          <w:szCs w:val="20"/>
          <w:highlight w:val="yellow"/>
          <w:lang w:val="en-GB"/>
        </w:rPr>
        <w:instrText xml:space="preserve"> REF _Ref531539865 \w \h  \* MERGEFORMAT </w:instrText>
      </w:r>
      <w:r w:rsidR="00A631CE" w:rsidRPr="00CE44CF">
        <w:rPr>
          <w:sz w:val="20"/>
          <w:szCs w:val="20"/>
          <w:highlight w:val="yellow"/>
          <w:lang w:val="en-GB"/>
        </w:rPr>
      </w:r>
      <w:r w:rsidR="00A631CE" w:rsidRPr="00CE44CF">
        <w:rPr>
          <w:sz w:val="20"/>
          <w:szCs w:val="20"/>
          <w:highlight w:val="yellow"/>
          <w:lang w:val="en-GB"/>
        </w:rPr>
        <w:fldChar w:fldCharType="separate"/>
      </w:r>
      <w:r w:rsidR="00A631CE" w:rsidRPr="00CE44CF">
        <w:rPr>
          <w:sz w:val="20"/>
          <w:szCs w:val="20"/>
          <w:highlight w:val="yellow"/>
          <w:lang w:val="en-GB"/>
        </w:rPr>
        <w:t>a</w:t>
      </w:r>
      <w:r w:rsidR="00A631CE" w:rsidRPr="00CE44CF">
        <w:rPr>
          <w:sz w:val="20"/>
          <w:szCs w:val="20"/>
          <w:highlight w:val="yellow"/>
          <w:lang w:val="en-GB"/>
        </w:rPr>
        <w:fldChar w:fldCharType="end"/>
      </w:r>
      <w:r w:rsidR="00A631CE" w:rsidRPr="00CE44CF">
        <w:rPr>
          <w:sz w:val="20"/>
          <w:szCs w:val="20"/>
          <w:highlight w:val="yellow"/>
          <w:lang w:val="en-GB"/>
        </w:rPr>
        <w:t xml:space="preserve">. </w:t>
      </w:r>
      <w:r w:rsidR="00A631CE" w:rsidRPr="00CE44CF">
        <w:rPr>
          <w:sz w:val="20"/>
          <w:szCs w:val="20"/>
          <w:highlight w:val="yellow"/>
          <w:lang w:val="en-GB"/>
        </w:rPr>
        <w:fldChar w:fldCharType="begin"/>
      </w:r>
      <w:r w:rsidR="00A631CE" w:rsidRPr="00CE44CF">
        <w:rPr>
          <w:sz w:val="20"/>
          <w:szCs w:val="20"/>
          <w:highlight w:val="yellow"/>
          <w:lang w:val="en-GB"/>
        </w:rPr>
        <w:instrText xml:space="preserve"> REF _Ref531539865 \h  \* MERGEFORMAT </w:instrText>
      </w:r>
      <w:r w:rsidR="00A631CE" w:rsidRPr="00CE44CF">
        <w:rPr>
          <w:sz w:val="20"/>
          <w:szCs w:val="20"/>
          <w:highlight w:val="yellow"/>
          <w:lang w:val="en-GB"/>
        </w:rPr>
      </w:r>
      <w:r w:rsidR="00A631CE" w:rsidRPr="00CE44CF">
        <w:rPr>
          <w:sz w:val="20"/>
          <w:szCs w:val="20"/>
          <w:highlight w:val="yellow"/>
          <w:lang w:val="en-GB"/>
        </w:rPr>
        <w:fldChar w:fldCharType="separate"/>
      </w:r>
      <w:r w:rsidR="00A631CE" w:rsidRPr="00CE44CF">
        <w:rPr>
          <w:sz w:val="20"/>
          <w:szCs w:val="20"/>
          <w:highlight w:val="yellow"/>
          <w:lang w:val="en-US"/>
        </w:rPr>
        <w:t>Data</w:t>
      </w:r>
      <w:r w:rsidR="00A631CE" w:rsidRPr="00CE44CF">
        <w:rPr>
          <w:sz w:val="20"/>
          <w:szCs w:val="20"/>
          <w:highlight w:val="yellow"/>
          <w:lang w:val="en-GB"/>
        </w:rPr>
        <w:fldChar w:fldCharType="end"/>
      </w:r>
      <w:r w:rsidRPr="00CE44CF">
        <w:rPr>
          <w:sz w:val="20"/>
          <w:szCs w:val="20"/>
          <w:highlight w:val="yellow"/>
          <w:lang w:val="en-GB"/>
        </w:rPr>
        <w:t>], which</w:t>
      </w:r>
      <w:r w:rsidRPr="00CE44CF">
        <w:rPr>
          <w:sz w:val="20"/>
          <w:highlight w:val="yellow"/>
          <w:lang w:val="en-GB"/>
        </w:rPr>
        <w:t xml:space="preserve"> makes their implementation easier. Moreover, they can also handle incomplete data [</w:t>
      </w:r>
      <w:r w:rsidR="000922CA" w:rsidRPr="00CE44CF">
        <w:rPr>
          <w:sz w:val="20"/>
          <w:highlight w:val="yellow"/>
          <w:lang w:val="en-GB"/>
        </w:rPr>
        <w:fldChar w:fldCharType="begin"/>
      </w:r>
      <w:r w:rsidR="000922CA" w:rsidRPr="00CE44CF">
        <w:rPr>
          <w:sz w:val="20"/>
          <w:highlight w:val="yellow"/>
          <w:lang w:val="en-GB"/>
        </w:rPr>
        <w:instrText xml:space="preserve"> REF _Ref531689351 \r \h </w:instrText>
      </w:r>
      <w:r w:rsidR="00CE44CF">
        <w:rPr>
          <w:sz w:val="20"/>
          <w:highlight w:val="yellow"/>
          <w:lang w:val="en-GB"/>
        </w:rPr>
        <w:instrText xml:space="preserve"> \* MERGEFORMAT </w:instrText>
      </w:r>
      <w:r w:rsidR="000922CA" w:rsidRPr="00CE44CF">
        <w:rPr>
          <w:sz w:val="20"/>
          <w:highlight w:val="yellow"/>
          <w:lang w:val="en-GB"/>
        </w:rPr>
      </w:r>
      <w:r w:rsidR="000922CA" w:rsidRPr="00CE44CF">
        <w:rPr>
          <w:sz w:val="20"/>
          <w:highlight w:val="yellow"/>
          <w:lang w:val="en-GB"/>
        </w:rPr>
        <w:fldChar w:fldCharType="separate"/>
      </w:r>
      <w:r w:rsidR="000922CA" w:rsidRPr="00CE44CF">
        <w:rPr>
          <w:sz w:val="20"/>
          <w:highlight w:val="yellow"/>
          <w:lang w:val="en-GB"/>
        </w:rPr>
        <w:t>[11]</w:t>
      </w:r>
      <w:r w:rsidR="000922CA" w:rsidRPr="00CE44CF">
        <w:rPr>
          <w:sz w:val="20"/>
          <w:highlight w:val="yellow"/>
          <w:lang w:val="en-GB"/>
        </w:rPr>
        <w:fldChar w:fldCharType="end"/>
      </w:r>
      <w:r w:rsidR="000922CA" w:rsidRPr="00CE44CF">
        <w:rPr>
          <w:sz w:val="20"/>
          <w:highlight w:val="yellow"/>
          <w:lang w:val="en-GB"/>
        </w:rPr>
        <w:t>,</w:t>
      </w:r>
      <w:r w:rsidR="00176431" w:rsidRPr="00CE44CF">
        <w:rPr>
          <w:sz w:val="20"/>
          <w:highlight w:val="yellow"/>
          <w:lang w:val="en-GB"/>
        </w:rPr>
        <w:t xml:space="preserve"> </w:t>
      </w:r>
      <w:r w:rsidR="00176431" w:rsidRPr="00CE44CF">
        <w:rPr>
          <w:sz w:val="20"/>
          <w:highlight w:val="yellow"/>
          <w:lang w:val="en-GB"/>
        </w:rPr>
        <w:fldChar w:fldCharType="begin"/>
      </w:r>
      <w:r w:rsidR="00176431" w:rsidRPr="00CE44CF">
        <w:rPr>
          <w:sz w:val="20"/>
          <w:highlight w:val="yellow"/>
          <w:lang w:val="en-GB"/>
        </w:rPr>
        <w:instrText xml:space="preserve"> REF _Ref531689387 \r \h </w:instrText>
      </w:r>
      <w:r w:rsidR="00CE44CF">
        <w:rPr>
          <w:sz w:val="20"/>
          <w:highlight w:val="yellow"/>
          <w:lang w:val="en-GB"/>
        </w:rPr>
        <w:instrText xml:space="preserve"> \* MERGEFORMAT </w:instrText>
      </w:r>
      <w:r w:rsidR="00176431" w:rsidRPr="00CE44CF">
        <w:rPr>
          <w:sz w:val="20"/>
          <w:highlight w:val="yellow"/>
          <w:lang w:val="en-GB"/>
        </w:rPr>
      </w:r>
      <w:r w:rsidR="00176431" w:rsidRPr="00CE44CF">
        <w:rPr>
          <w:sz w:val="20"/>
          <w:highlight w:val="yellow"/>
          <w:lang w:val="en-GB"/>
        </w:rPr>
        <w:fldChar w:fldCharType="separate"/>
      </w:r>
      <w:r w:rsidR="00176431" w:rsidRPr="00CE44CF">
        <w:rPr>
          <w:sz w:val="20"/>
          <w:highlight w:val="yellow"/>
          <w:lang w:val="en-GB"/>
        </w:rPr>
        <w:t>[18]</w:t>
      </w:r>
      <w:r w:rsidR="00176431" w:rsidRPr="00CE44CF">
        <w:rPr>
          <w:sz w:val="20"/>
          <w:highlight w:val="yellow"/>
          <w:lang w:val="en-GB"/>
        </w:rPr>
        <w:fldChar w:fldCharType="end"/>
      </w:r>
      <w:r w:rsidRPr="00CE44CF">
        <w:rPr>
          <w:sz w:val="20"/>
          <w:highlight w:val="yellow"/>
          <w:lang w:val="en-GB"/>
        </w:rPr>
        <w:t xml:space="preserve">]. </w:t>
      </w:r>
    </w:p>
    <w:p w14:paraId="45C57E28" w14:textId="77777777" w:rsidR="00892D57" w:rsidRPr="00CE44CF" w:rsidRDefault="00655DF5" w:rsidP="008B5C7D">
      <w:pPr>
        <w:spacing w:line="360" w:lineRule="auto"/>
        <w:jc w:val="both"/>
        <w:rPr>
          <w:sz w:val="20"/>
          <w:highlight w:val="yellow"/>
          <w:lang w:val="en-GB"/>
        </w:rPr>
      </w:pPr>
      <w:r w:rsidRPr="00CE44CF">
        <w:rPr>
          <w:sz w:val="20"/>
          <w:highlight w:val="yellow"/>
          <w:lang w:val="en-GB"/>
        </w:rPr>
        <w:t xml:space="preserve">Without going into much detail, decision trees are trained through splitting the data into sub categories according to some criteria (Entropy or Gini index etc.). The trained tree then classifies the data based on its relation to the different splits. This allows a high interpretably of the dataset itself and the functioning of the decision tree, especially because a decision tree is easy to </w:t>
      </w:r>
      <w:r w:rsidRPr="00CE44CF">
        <w:rPr>
          <w:sz w:val="20"/>
          <w:szCs w:val="20"/>
          <w:highlight w:val="yellow"/>
          <w:lang w:val="en-GB"/>
        </w:rPr>
        <w:t xml:space="preserve">visualize </w:t>
      </w:r>
      <w:r w:rsidR="00B623DC" w:rsidRPr="00CE44CF">
        <w:rPr>
          <w:sz w:val="20"/>
          <w:szCs w:val="20"/>
          <w:highlight w:val="yellow"/>
          <w:lang w:val="en-GB"/>
        </w:rPr>
        <w:t xml:space="preserve">(cf. </w:t>
      </w:r>
      <w:r w:rsidR="002B2055" w:rsidRPr="00CE44CF">
        <w:rPr>
          <w:sz w:val="20"/>
          <w:szCs w:val="20"/>
          <w:highlight w:val="yellow"/>
          <w:lang w:val="en-GB"/>
        </w:rPr>
        <w:fldChar w:fldCharType="begin"/>
      </w:r>
      <w:r w:rsidR="002B2055" w:rsidRPr="00CE44CF">
        <w:rPr>
          <w:sz w:val="20"/>
          <w:szCs w:val="20"/>
          <w:highlight w:val="yellow"/>
          <w:lang w:val="en-GB"/>
        </w:rPr>
        <w:instrText xml:space="preserve"> REF _Ref531549398 \h  \* MERGEFORMAT </w:instrText>
      </w:r>
      <w:r w:rsidR="002B2055" w:rsidRPr="00CE44CF">
        <w:rPr>
          <w:sz w:val="20"/>
          <w:szCs w:val="20"/>
          <w:highlight w:val="yellow"/>
          <w:lang w:val="en-GB"/>
        </w:rPr>
      </w:r>
      <w:r w:rsidR="002B2055" w:rsidRPr="00CE44CF">
        <w:rPr>
          <w:sz w:val="20"/>
          <w:szCs w:val="20"/>
          <w:highlight w:val="yellow"/>
          <w:lang w:val="en-GB"/>
        </w:rPr>
        <w:fldChar w:fldCharType="separate"/>
      </w:r>
      <w:r w:rsidR="0084257E" w:rsidRPr="00CE44CF">
        <w:rPr>
          <w:sz w:val="20"/>
          <w:szCs w:val="20"/>
          <w:highlight w:val="yellow"/>
          <w:lang w:val="en-GB"/>
        </w:rPr>
        <w:t xml:space="preserve">Figure </w:t>
      </w:r>
      <w:r w:rsidR="0084257E" w:rsidRPr="00CE44CF">
        <w:rPr>
          <w:noProof/>
          <w:sz w:val="20"/>
          <w:szCs w:val="20"/>
          <w:highlight w:val="yellow"/>
          <w:lang w:val="en-GB"/>
        </w:rPr>
        <w:t>11</w:t>
      </w:r>
      <w:r w:rsidR="002B2055" w:rsidRPr="00CE44CF">
        <w:rPr>
          <w:sz w:val="20"/>
          <w:szCs w:val="20"/>
          <w:highlight w:val="yellow"/>
          <w:lang w:val="en-GB"/>
        </w:rPr>
        <w:fldChar w:fldCharType="end"/>
      </w:r>
      <w:r w:rsidR="00B623DC" w:rsidRPr="00CE44CF">
        <w:rPr>
          <w:sz w:val="20"/>
          <w:szCs w:val="20"/>
          <w:highlight w:val="yellow"/>
          <w:lang w:val="en-GB"/>
        </w:rPr>
        <w:t>)</w:t>
      </w:r>
      <w:r w:rsidR="007F0037" w:rsidRPr="00CE44CF">
        <w:rPr>
          <w:sz w:val="20"/>
          <w:szCs w:val="20"/>
          <w:highlight w:val="yellow"/>
          <w:lang w:val="en-GB"/>
        </w:rPr>
        <w:t xml:space="preserve"> </w:t>
      </w:r>
      <w:r w:rsidRPr="00CE44CF">
        <w:rPr>
          <w:sz w:val="20"/>
          <w:szCs w:val="20"/>
          <w:highlight w:val="yellow"/>
          <w:lang w:val="en-GB"/>
        </w:rPr>
        <w:t>[</w:t>
      </w:r>
      <w:r w:rsidR="009A0884" w:rsidRPr="00CE44CF">
        <w:rPr>
          <w:sz w:val="20"/>
          <w:szCs w:val="20"/>
          <w:highlight w:val="yellow"/>
          <w:lang w:val="en-GB"/>
        </w:rPr>
        <w:fldChar w:fldCharType="begin"/>
      </w:r>
      <w:r w:rsidR="009A0884" w:rsidRPr="00CE44CF">
        <w:rPr>
          <w:sz w:val="20"/>
          <w:szCs w:val="20"/>
          <w:highlight w:val="yellow"/>
          <w:lang w:val="en-GB"/>
        </w:rPr>
        <w:instrText xml:space="preserve"> REF _Ref531689351 \r \h </w:instrText>
      </w:r>
      <w:r w:rsidR="00CE44CF">
        <w:rPr>
          <w:sz w:val="20"/>
          <w:szCs w:val="20"/>
          <w:highlight w:val="yellow"/>
          <w:lang w:val="en-GB"/>
        </w:rPr>
        <w:instrText xml:space="preserve"> \* MERGEFORMAT </w:instrText>
      </w:r>
      <w:r w:rsidR="009A0884" w:rsidRPr="00CE44CF">
        <w:rPr>
          <w:sz w:val="20"/>
          <w:szCs w:val="20"/>
          <w:highlight w:val="yellow"/>
          <w:lang w:val="en-GB"/>
        </w:rPr>
      </w:r>
      <w:r w:rsidR="009A0884" w:rsidRPr="00CE44CF">
        <w:rPr>
          <w:sz w:val="20"/>
          <w:szCs w:val="20"/>
          <w:highlight w:val="yellow"/>
          <w:lang w:val="en-GB"/>
        </w:rPr>
        <w:fldChar w:fldCharType="separate"/>
      </w:r>
      <w:r w:rsidR="009A0884" w:rsidRPr="00CE44CF">
        <w:rPr>
          <w:sz w:val="20"/>
          <w:szCs w:val="20"/>
          <w:highlight w:val="yellow"/>
          <w:lang w:val="en-GB"/>
        </w:rPr>
        <w:t>[11]</w:t>
      </w:r>
      <w:r w:rsidR="009A0884" w:rsidRPr="00CE44CF">
        <w:rPr>
          <w:sz w:val="20"/>
          <w:szCs w:val="20"/>
          <w:highlight w:val="yellow"/>
          <w:lang w:val="en-GB"/>
        </w:rPr>
        <w:fldChar w:fldCharType="end"/>
      </w:r>
      <w:r w:rsidR="000922CA" w:rsidRPr="00CE44CF">
        <w:rPr>
          <w:sz w:val="20"/>
          <w:szCs w:val="20"/>
          <w:highlight w:val="yellow"/>
          <w:lang w:val="en-GB"/>
        </w:rPr>
        <w:t>,</w:t>
      </w:r>
      <w:r w:rsidR="00176431" w:rsidRPr="00CE44CF">
        <w:rPr>
          <w:sz w:val="20"/>
          <w:szCs w:val="20"/>
          <w:highlight w:val="yellow"/>
          <w:lang w:val="en-GB"/>
        </w:rPr>
        <w:t xml:space="preserve"> </w:t>
      </w:r>
      <w:r w:rsidR="00176431" w:rsidRPr="00CE44CF">
        <w:rPr>
          <w:sz w:val="20"/>
          <w:szCs w:val="20"/>
          <w:highlight w:val="yellow"/>
          <w:lang w:val="en-GB"/>
        </w:rPr>
        <w:fldChar w:fldCharType="begin"/>
      </w:r>
      <w:r w:rsidR="00176431" w:rsidRPr="00CE44CF">
        <w:rPr>
          <w:sz w:val="20"/>
          <w:szCs w:val="20"/>
          <w:highlight w:val="yellow"/>
          <w:lang w:val="en-GB"/>
        </w:rPr>
        <w:instrText xml:space="preserve"> REF _Ref531689414 \r \h </w:instrText>
      </w:r>
      <w:r w:rsidR="00CE44CF">
        <w:rPr>
          <w:sz w:val="20"/>
          <w:szCs w:val="20"/>
          <w:highlight w:val="yellow"/>
          <w:lang w:val="en-GB"/>
        </w:rPr>
        <w:instrText xml:space="preserve"> \* MERGEFORMAT </w:instrText>
      </w:r>
      <w:r w:rsidR="00176431" w:rsidRPr="00CE44CF">
        <w:rPr>
          <w:sz w:val="20"/>
          <w:szCs w:val="20"/>
          <w:highlight w:val="yellow"/>
          <w:lang w:val="en-GB"/>
        </w:rPr>
      </w:r>
      <w:r w:rsidR="00176431" w:rsidRPr="00CE44CF">
        <w:rPr>
          <w:sz w:val="20"/>
          <w:szCs w:val="20"/>
          <w:highlight w:val="yellow"/>
          <w:lang w:val="en-GB"/>
        </w:rPr>
        <w:fldChar w:fldCharType="separate"/>
      </w:r>
      <w:r w:rsidR="00176431" w:rsidRPr="00CE44CF">
        <w:rPr>
          <w:sz w:val="20"/>
          <w:szCs w:val="20"/>
          <w:highlight w:val="yellow"/>
          <w:lang w:val="en-GB"/>
        </w:rPr>
        <w:t>[19]</w:t>
      </w:r>
      <w:r w:rsidR="00176431" w:rsidRPr="00CE44CF">
        <w:rPr>
          <w:sz w:val="20"/>
          <w:szCs w:val="20"/>
          <w:highlight w:val="yellow"/>
          <w:lang w:val="en-GB"/>
        </w:rPr>
        <w:fldChar w:fldCharType="end"/>
      </w:r>
      <w:r w:rsidRPr="00CE44CF">
        <w:rPr>
          <w:sz w:val="20"/>
          <w:highlight w:val="yellow"/>
          <w:lang w:val="en-GB"/>
        </w:rPr>
        <w:t>].</w:t>
      </w:r>
    </w:p>
    <w:p w14:paraId="44859DEC" w14:textId="77777777" w:rsidR="00E93BE2" w:rsidRPr="00CE44CF" w:rsidRDefault="00E93BE2" w:rsidP="008B5C7D">
      <w:pPr>
        <w:spacing w:line="360" w:lineRule="auto"/>
        <w:jc w:val="both"/>
        <w:rPr>
          <w:sz w:val="20"/>
          <w:highlight w:val="yellow"/>
          <w:lang w:val="en-GB"/>
        </w:rPr>
      </w:pPr>
    </w:p>
    <w:p w14:paraId="550834F5" w14:textId="77777777" w:rsidR="002B2055" w:rsidRPr="00CE44CF" w:rsidRDefault="002B2055" w:rsidP="008B5C7D">
      <w:pPr>
        <w:keepNext/>
        <w:jc w:val="both"/>
        <w:rPr>
          <w:highlight w:val="yellow"/>
          <w:lang w:val="en-GB"/>
        </w:rPr>
      </w:pPr>
      <w:r w:rsidRPr="00CE44CF">
        <w:rPr>
          <w:noProof/>
          <w:highlight w:val="yellow"/>
          <w:lang w:val="en-GB" w:eastAsia="en-GB"/>
        </w:rPr>
        <w:drawing>
          <wp:inline distT="0" distB="0" distL="0" distR="0" wp14:anchorId="48FF9848" wp14:editId="1081D6E7">
            <wp:extent cx="5943600" cy="22523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47425118_222957135268209_7817596259820109824_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52345"/>
                    </a:xfrm>
                    <a:prstGeom prst="rect">
                      <a:avLst/>
                    </a:prstGeom>
                  </pic:spPr>
                </pic:pic>
              </a:graphicData>
            </a:graphic>
          </wp:inline>
        </w:drawing>
      </w:r>
    </w:p>
    <w:p w14:paraId="36E48D1F" w14:textId="77777777" w:rsidR="002B2055" w:rsidRPr="00CE44CF" w:rsidRDefault="002B2055" w:rsidP="008B5C7D">
      <w:pPr>
        <w:keepNext/>
        <w:jc w:val="both"/>
        <w:rPr>
          <w:highlight w:val="yellow"/>
          <w:lang w:val="en-GB"/>
        </w:rPr>
      </w:pPr>
    </w:p>
    <w:p w14:paraId="7906AA3C" w14:textId="77777777" w:rsidR="00493754" w:rsidRPr="00CE44CF" w:rsidRDefault="002B2055" w:rsidP="008B5C7D">
      <w:pPr>
        <w:pStyle w:val="Caption"/>
        <w:jc w:val="both"/>
        <w:rPr>
          <w:highlight w:val="yellow"/>
          <w:lang w:val="en-GB"/>
        </w:rPr>
      </w:pPr>
      <w:bookmarkStart w:id="88" w:name="_Ref531549398"/>
      <w:bookmarkStart w:id="89" w:name="_Toc531554560"/>
      <w:r w:rsidRPr="00CE44CF">
        <w:rPr>
          <w:highlight w:val="yellow"/>
          <w:lang w:val="en-GB"/>
        </w:rPr>
        <w:t xml:space="preserve">Figure </w:t>
      </w:r>
      <w:r w:rsidRPr="00CE44CF">
        <w:rPr>
          <w:highlight w:val="yellow"/>
          <w:lang w:val="en-GB"/>
        </w:rPr>
        <w:fldChar w:fldCharType="begin"/>
      </w:r>
      <w:r w:rsidRPr="00CE44CF">
        <w:rPr>
          <w:highlight w:val="yellow"/>
          <w:lang w:val="en-GB"/>
        </w:rPr>
        <w:instrText xml:space="preserve"> SEQ Figure \* ARABIC </w:instrText>
      </w:r>
      <w:r w:rsidRPr="00CE44CF">
        <w:rPr>
          <w:highlight w:val="yellow"/>
          <w:lang w:val="en-GB"/>
        </w:rPr>
        <w:fldChar w:fldCharType="separate"/>
      </w:r>
      <w:r w:rsidR="0084257E" w:rsidRPr="00CE44CF">
        <w:rPr>
          <w:noProof/>
          <w:highlight w:val="yellow"/>
          <w:lang w:val="en-GB"/>
        </w:rPr>
        <w:t>11</w:t>
      </w:r>
      <w:r w:rsidRPr="00CE44CF">
        <w:rPr>
          <w:highlight w:val="yellow"/>
          <w:lang w:val="en-GB"/>
        </w:rPr>
        <w:fldChar w:fldCharType="end"/>
      </w:r>
      <w:bookmarkEnd w:id="88"/>
      <w:r w:rsidRPr="00CE44CF">
        <w:rPr>
          <w:highlight w:val="yellow"/>
          <w:lang w:val="en-GB"/>
        </w:rPr>
        <w:t>: Example Decision Tree</w:t>
      </w:r>
      <w:bookmarkEnd w:id="89"/>
    </w:p>
    <w:p w14:paraId="0FBDC70C" w14:textId="77777777" w:rsidR="008B0104" w:rsidRPr="00CE44CF" w:rsidRDefault="008B0104" w:rsidP="008B5C7D">
      <w:pPr>
        <w:jc w:val="both"/>
        <w:rPr>
          <w:sz w:val="20"/>
          <w:highlight w:val="yellow"/>
          <w:lang w:val="en-GB"/>
        </w:rPr>
      </w:pPr>
    </w:p>
    <w:p w14:paraId="7E89C596" w14:textId="77777777" w:rsidR="006F5F28" w:rsidRPr="00CE44CF" w:rsidRDefault="006F5F28" w:rsidP="008B5C7D">
      <w:pPr>
        <w:pStyle w:val="Heading2"/>
        <w:jc w:val="both"/>
        <w:rPr>
          <w:highlight w:val="yellow"/>
        </w:rPr>
      </w:pPr>
      <w:bookmarkStart w:id="90" w:name="_Toc531554541"/>
      <w:r w:rsidRPr="00CE44CF">
        <w:rPr>
          <w:highlight w:val="yellow"/>
        </w:rPr>
        <w:t>Random Forest Classifier</w:t>
      </w:r>
      <w:bookmarkEnd w:id="90"/>
    </w:p>
    <w:p w14:paraId="066E0E78" w14:textId="77777777" w:rsidR="00493754" w:rsidRPr="00CE44CF" w:rsidRDefault="00493754" w:rsidP="008B5C7D">
      <w:pPr>
        <w:jc w:val="both"/>
        <w:rPr>
          <w:sz w:val="20"/>
          <w:highlight w:val="yellow"/>
          <w:lang w:val="en-GB"/>
        </w:rPr>
      </w:pPr>
    </w:p>
    <w:p w14:paraId="472DD88D" w14:textId="77777777" w:rsidR="0085594D" w:rsidRPr="00CE44CF" w:rsidRDefault="006F5F28" w:rsidP="008B5C7D">
      <w:pPr>
        <w:spacing w:line="360" w:lineRule="auto"/>
        <w:jc w:val="both"/>
        <w:rPr>
          <w:spacing w:val="-1"/>
          <w:sz w:val="20"/>
          <w:szCs w:val="22"/>
          <w:highlight w:val="yellow"/>
          <w:lang w:val="en-GB"/>
        </w:rPr>
      </w:pPr>
      <w:r w:rsidRPr="00CE44CF">
        <w:rPr>
          <w:color w:val="1D1F22"/>
          <w:sz w:val="20"/>
          <w:szCs w:val="22"/>
          <w:highlight w:val="yellow"/>
          <w:shd w:val="clear" w:color="auto" w:fill="FFFFFF"/>
          <w:lang w:val="en-GB"/>
        </w:rPr>
        <w:t>Decision-tree models can create over-complex trees that do not generalize the data well. This is called overfitting.</w:t>
      </w:r>
      <w:r w:rsidR="00176F3B" w:rsidRPr="00CE44CF">
        <w:rPr>
          <w:color w:val="1D1F22"/>
          <w:sz w:val="20"/>
          <w:szCs w:val="22"/>
          <w:highlight w:val="yellow"/>
          <w:shd w:val="clear" w:color="auto" w:fill="FFFFFF"/>
          <w:lang w:val="en-GB"/>
        </w:rPr>
        <w:t xml:space="preserve"> </w:t>
      </w:r>
      <w:r w:rsidRPr="00CE44CF">
        <w:rPr>
          <w:color w:val="1D1F22"/>
          <w:sz w:val="20"/>
          <w:szCs w:val="22"/>
          <w:highlight w:val="yellow"/>
          <w:shd w:val="clear" w:color="auto" w:fill="FFFFFF"/>
          <w:lang w:val="en-GB"/>
        </w:rPr>
        <w:t>This problem can be overcome by aggregating multiple decision trees e.g. in a random forest using ensemble methods [</w:t>
      </w:r>
      <w:r w:rsidR="005D2D3A" w:rsidRPr="00CE44CF">
        <w:rPr>
          <w:color w:val="1D1F22"/>
          <w:sz w:val="20"/>
          <w:szCs w:val="22"/>
          <w:highlight w:val="yellow"/>
          <w:shd w:val="clear" w:color="auto" w:fill="FFFFFF"/>
          <w:lang w:val="en-GB"/>
        </w:rPr>
        <w:fldChar w:fldCharType="begin"/>
      </w:r>
      <w:r w:rsidR="005D2D3A" w:rsidRPr="00CE44CF">
        <w:rPr>
          <w:color w:val="1D1F22"/>
          <w:sz w:val="20"/>
          <w:szCs w:val="22"/>
          <w:highlight w:val="yellow"/>
          <w:shd w:val="clear" w:color="auto" w:fill="FFFFFF"/>
          <w:lang w:val="en-GB"/>
        </w:rPr>
        <w:instrText xml:space="preserve"> REF _Ref531689425 \r \h </w:instrText>
      </w:r>
      <w:r w:rsidR="00CE44CF">
        <w:rPr>
          <w:color w:val="1D1F22"/>
          <w:sz w:val="20"/>
          <w:szCs w:val="22"/>
          <w:highlight w:val="yellow"/>
          <w:shd w:val="clear" w:color="auto" w:fill="FFFFFF"/>
          <w:lang w:val="en-GB"/>
        </w:rPr>
        <w:instrText xml:space="preserve"> \* MERGEFORMAT </w:instrText>
      </w:r>
      <w:r w:rsidR="005D2D3A" w:rsidRPr="00CE44CF">
        <w:rPr>
          <w:color w:val="1D1F22"/>
          <w:sz w:val="20"/>
          <w:szCs w:val="22"/>
          <w:highlight w:val="yellow"/>
          <w:shd w:val="clear" w:color="auto" w:fill="FFFFFF"/>
          <w:lang w:val="en-GB"/>
        </w:rPr>
      </w:r>
      <w:r w:rsidR="005D2D3A" w:rsidRPr="00CE44CF">
        <w:rPr>
          <w:color w:val="1D1F22"/>
          <w:sz w:val="20"/>
          <w:szCs w:val="22"/>
          <w:highlight w:val="yellow"/>
          <w:shd w:val="clear" w:color="auto" w:fill="FFFFFF"/>
          <w:lang w:val="en-GB"/>
        </w:rPr>
        <w:fldChar w:fldCharType="separate"/>
      </w:r>
      <w:r w:rsidR="005D2D3A" w:rsidRPr="00CE44CF">
        <w:rPr>
          <w:color w:val="1D1F22"/>
          <w:sz w:val="20"/>
          <w:szCs w:val="22"/>
          <w:highlight w:val="yellow"/>
          <w:shd w:val="clear" w:color="auto" w:fill="FFFFFF"/>
          <w:lang w:val="en-GB"/>
        </w:rPr>
        <w:t>[1]</w:t>
      </w:r>
      <w:r w:rsidR="005D2D3A" w:rsidRPr="00CE44CF">
        <w:rPr>
          <w:color w:val="1D1F22"/>
          <w:sz w:val="20"/>
          <w:szCs w:val="22"/>
          <w:highlight w:val="yellow"/>
          <w:shd w:val="clear" w:color="auto" w:fill="FFFFFF"/>
          <w:lang w:val="en-GB"/>
        </w:rPr>
        <w:fldChar w:fldCharType="end"/>
      </w:r>
      <w:r w:rsidR="000922CA" w:rsidRPr="00CE44CF">
        <w:rPr>
          <w:color w:val="1D1F22"/>
          <w:sz w:val="20"/>
          <w:szCs w:val="22"/>
          <w:highlight w:val="yellow"/>
          <w:shd w:val="clear" w:color="auto" w:fill="FFFFFF"/>
          <w:lang w:val="en-GB"/>
        </w:rPr>
        <w:t xml:space="preserve">, </w:t>
      </w:r>
      <w:r w:rsidR="009A0884" w:rsidRPr="00CE44CF">
        <w:rPr>
          <w:color w:val="1D1F22"/>
          <w:sz w:val="20"/>
          <w:szCs w:val="22"/>
          <w:highlight w:val="yellow"/>
          <w:shd w:val="clear" w:color="auto" w:fill="FFFFFF"/>
          <w:lang w:val="en-GB"/>
        </w:rPr>
        <w:fldChar w:fldCharType="begin"/>
      </w:r>
      <w:r w:rsidR="009A0884" w:rsidRPr="00CE44CF">
        <w:rPr>
          <w:color w:val="1D1F22"/>
          <w:sz w:val="20"/>
          <w:szCs w:val="22"/>
          <w:highlight w:val="yellow"/>
          <w:shd w:val="clear" w:color="auto" w:fill="FFFFFF"/>
          <w:lang w:val="en-GB"/>
        </w:rPr>
        <w:instrText xml:space="preserve"> REF _Ref531689351 \r \h </w:instrText>
      </w:r>
      <w:r w:rsidR="00CE44CF">
        <w:rPr>
          <w:color w:val="1D1F22"/>
          <w:sz w:val="20"/>
          <w:szCs w:val="22"/>
          <w:highlight w:val="yellow"/>
          <w:shd w:val="clear" w:color="auto" w:fill="FFFFFF"/>
          <w:lang w:val="en-GB"/>
        </w:rPr>
        <w:instrText xml:space="preserve"> \* MERGEFORMAT </w:instrText>
      </w:r>
      <w:r w:rsidR="009A0884" w:rsidRPr="00CE44CF">
        <w:rPr>
          <w:color w:val="1D1F22"/>
          <w:sz w:val="20"/>
          <w:szCs w:val="22"/>
          <w:highlight w:val="yellow"/>
          <w:shd w:val="clear" w:color="auto" w:fill="FFFFFF"/>
          <w:lang w:val="en-GB"/>
        </w:rPr>
      </w:r>
      <w:r w:rsidR="009A0884" w:rsidRPr="00CE44CF">
        <w:rPr>
          <w:color w:val="1D1F22"/>
          <w:sz w:val="20"/>
          <w:szCs w:val="22"/>
          <w:highlight w:val="yellow"/>
          <w:shd w:val="clear" w:color="auto" w:fill="FFFFFF"/>
          <w:lang w:val="en-GB"/>
        </w:rPr>
        <w:fldChar w:fldCharType="separate"/>
      </w:r>
      <w:r w:rsidR="009A0884" w:rsidRPr="00CE44CF">
        <w:rPr>
          <w:color w:val="1D1F22"/>
          <w:sz w:val="20"/>
          <w:szCs w:val="22"/>
          <w:highlight w:val="yellow"/>
          <w:shd w:val="clear" w:color="auto" w:fill="FFFFFF"/>
          <w:lang w:val="en-GB"/>
        </w:rPr>
        <w:t>[11]</w:t>
      </w:r>
      <w:r w:rsidR="009A0884" w:rsidRPr="00CE44CF">
        <w:rPr>
          <w:color w:val="1D1F22"/>
          <w:sz w:val="20"/>
          <w:szCs w:val="22"/>
          <w:highlight w:val="yellow"/>
          <w:shd w:val="clear" w:color="auto" w:fill="FFFFFF"/>
          <w:lang w:val="en-GB"/>
        </w:rPr>
        <w:fldChar w:fldCharType="end"/>
      </w:r>
      <w:r w:rsidRPr="00CE44CF">
        <w:rPr>
          <w:color w:val="1D1F22"/>
          <w:sz w:val="20"/>
          <w:szCs w:val="22"/>
          <w:highlight w:val="yellow"/>
          <w:shd w:val="clear" w:color="auto" w:fill="FFFFFF"/>
          <w:lang w:val="en-GB"/>
        </w:rPr>
        <w:t>]. Because the random forest method is based on multiple (random generated) trees it inherits many good characteristics as being applicable in both regression and classification problems and being able to deal with categorical and continuous data [</w:t>
      </w:r>
      <w:r w:rsidR="009A0884" w:rsidRPr="00CE44CF">
        <w:rPr>
          <w:color w:val="1D1F22"/>
          <w:sz w:val="20"/>
          <w:szCs w:val="22"/>
          <w:highlight w:val="yellow"/>
          <w:shd w:val="clear" w:color="auto" w:fill="FFFFFF"/>
          <w:lang w:val="en-GB"/>
        </w:rPr>
        <w:fldChar w:fldCharType="begin"/>
      </w:r>
      <w:r w:rsidR="009A0884" w:rsidRPr="00CE44CF">
        <w:rPr>
          <w:color w:val="1D1F22"/>
          <w:sz w:val="20"/>
          <w:szCs w:val="22"/>
          <w:highlight w:val="yellow"/>
          <w:shd w:val="clear" w:color="auto" w:fill="FFFFFF"/>
          <w:lang w:val="en-GB"/>
        </w:rPr>
        <w:instrText xml:space="preserve"> REF _Ref531689351 \r \h </w:instrText>
      </w:r>
      <w:r w:rsidR="00CE44CF">
        <w:rPr>
          <w:color w:val="1D1F22"/>
          <w:sz w:val="20"/>
          <w:szCs w:val="22"/>
          <w:highlight w:val="yellow"/>
          <w:shd w:val="clear" w:color="auto" w:fill="FFFFFF"/>
          <w:lang w:val="en-GB"/>
        </w:rPr>
        <w:instrText xml:space="preserve"> \* MERGEFORMAT </w:instrText>
      </w:r>
      <w:r w:rsidR="009A0884" w:rsidRPr="00CE44CF">
        <w:rPr>
          <w:color w:val="1D1F22"/>
          <w:sz w:val="20"/>
          <w:szCs w:val="22"/>
          <w:highlight w:val="yellow"/>
          <w:shd w:val="clear" w:color="auto" w:fill="FFFFFF"/>
          <w:lang w:val="en-GB"/>
        </w:rPr>
      </w:r>
      <w:r w:rsidR="009A0884" w:rsidRPr="00CE44CF">
        <w:rPr>
          <w:color w:val="1D1F22"/>
          <w:sz w:val="20"/>
          <w:szCs w:val="22"/>
          <w:highlight w:val="yellow"/>
          <w:shd w:val="clear" w:color="auto" w:fill="FFFFFF"/>
          <w:lang w:val="en-GB"/>
        </w:rPr>
        <w:fldChar w:fldCharType="separate"/>
      </w:r>
      <w:r w:rsidR="009A0884" w:rsidRPr="00CE44CF">
        <w:rPr>
          <w:color w:val="1D1F22"/>
          <w:sz w:val="20"/>
          <w:szCs w:val="22"/>
          <w:highlight w:val="yellow"/>
          <w:shd w:val="clear" w:color="auto" w:fill="FFFFFF"/>
          <w:lang w:val="en-GB"/>
        </w:rPr>
        <w:t>[11]</w:t>
      </w:r>
      <w:r w:rsidR="009A0884" w:rsidRPr="00CE44CF">
        <w:rPr>
          <w:color w:val="1D1F22"/>
          <w:sz w:val="20"/>
          <w:szCs w:val="22"/>
          <w:highlight w:val="yellow"/>
          <w:shd w:val="clear" w:color="auto" w:fill="FFFFFF"/>
          <w:lang w:val="en-GB"/>
        </w:rPr>
        <w:fldChar w:fldCharType="end"/>
      </w:r>
      <w:r w:rsidR="000922CA" w:rsidRPr="00CE44CF">
        <w:rPr>
          <w:color w:val="1D1F22"/>
          <w:sz w:val="20"/>
          <w:szCs w:val="22"/>
          <w:highlight w:val="yellow"/>
          <w:shd w:val="clear" w:color="auto" w:fill="FFFFFF"/>
          <w:lang w:val="en-GB"/>
        </w:rPr>
        <w:t xml:space="preserve">, </w:t>
      </w:r>
      <w:r w:rsidR="009A0884" w:rsidRPr="00CE44CF">
        <w:rPr>
          <w:color w:val="1D1F22"/>
          <w:sz w:val="20"/>
          <w:szCs w:val="22"/>
          <w:highlight w:val="yellow"/>
          <w:shd w:val="clear" w:color="auto" w:fill="FFFFFF"/>
          <w:lang w:val="en-GB"/>
        </w:rPr>
        <w:fldChar w:fldCharType="begin"/>
      </w:r>
      <w:r w:rsidR="009A0884" w:rsidRPr="00CE44CF">
        <w:rPr>
          <w:color w:val="1D1F22"/>
          <w:sz w:val="20"/>
          <w:szCs w:val="22"/>
          <w:highlight w:val="yellow"/>
          <w:shd w:val="clear" w:color="auto" w:fill="FFFFFF"/>
          <w:lang w:val="en-GB"/>
        </w:rPr>
        <w:instrText xml:space="preserve"> REF _Ref531689297 \r \h </w:instrText>
      </w:r>
      <w:r w:rsidR="00CE44CF">
        <w:rPr>
          <w:color w:val="1D1F22"/>
          <w:sz w:val="20"/>
          <w:szCs w:val="22"/>
          <w:highlight w:val="yellow"/>
          <w:shd w:val="clear" w:color="auto" w:fill="FFFFFF"/>
          <w:lang w:val="en-GB"/>
        </w:rPr>
        <w:instrText xml:space="preserve"> \* MERGEFORMAT </w:instrText>
      </w:r>
      <w:r w:rsidR="009A0884" w:rsidRPr="00CE44CF">
        <w:rPr>
          <w:color w:val="1D1F22"/>
          <w:sz w:val="20"/>
          <w:szCs w:val="22"/>
          <w:highlight w:val="yellow"/>
          <w:shd w:val="clear" w:color="auto" w:fill="FFFFFF"/>
          <w:lang w:val="en-GB"/>
        </w:rPr>
      </w:r>
      <w:r w:rsidR="009A0884" w:rsidRPr="00CE44CF">
        <w:rPr>
          <w:color w:val="1D1F22"/>
          <w:sz w:val="20"/>
          <w:szCs w:val="22"/>
          <w:highlight w:val="yellow"/>
          <w:shd w:val="clear" w:color="auto" w:fill="FFFFFF"/>
          <w:lang w:val="en-GB"/>
        </w:rPr>
        <w:fldChar w:fldCharType="separate"/>
      </w:r>
      <w:r w:rsidR="009A0884" w:rsidRPr="00CE44CF">
        <w:rPr>
          <w:color w:val="1D1F22"/>
          <w:sz w:val="20"/>
          <w:szCs w:val="22"/>
          <w:highlight w:val="yellow"/>
          <w:shd w:val="clear" w:color="auto" w:fill="FFFFFF"/>
          <w:lang w:val="en-GB"/>
        </w:rPr>
        <w:t>[12]</w:t>
      </w:r>
      <w:r w:rsidR="009A0884" w:rsidRPr="00CE44CF">
        <w:rPr>
          <w:color w:val="1D1F22"/>
          <w:sz w:val="20"/>
          <w:szCs w:val="22"/>
          <w:highlight w:val="yellow"/>
          <w:shd w:val="clear" w:color="auto" w:fill="FFFFFF"/>
          <w:lang w:val="en-GB"/>
        </w:rPr>
        <w:fldChar w:fldCharType="end"/>
      </w:r>
      <w:r w:rsidRPr="00CE44CF">
        <w:rPr>
          <w:color w:val="1D1F22"/>
          <w:sz w:val="20"/>
          <w:szCs w:val="22"/>
          <w:highlight w:val="yellow"/>
          <w:shd w:val="clear" w:color="auto" w:fill="FFFFFF"/>
          <w:lang w:val="en-GB"/>
        </w:rPr>
        <w:t xml:space="preserve">] making it suitable for our project. </w:t>
      </w:r>
      <w:r w:rsidRPr="00CE44CF">
        <w:rPr>
          <w:sz w:val="20"/>
          <w:szCs w:val="22"/>
          <w:highlight w:val="yellow"/>
          <w:lang w:val="en-GB"/>
        </w:rPr>
        <w:t>Using a large number of trees can often result in dramatic improvements in prediction accuracy, compared to single decision trees at the expense</w:t>
      </w:r>
      <w:r w:rsidR="000922CA" w:rsidRPr="00CE44CF">
        <w:rPr>
          <w:sz w:val="20"/>
          <w:szCs w:val="22"/>
          <w:highlight w:val="yellow"/>
          <w:lang w:val="en-GB"/>
        </w:rPr>
        <w:t xml:space="preserve"> of some loss in interpretation</w:t>
      </w:r>
      <w:r w:rsidRPr="00CE44CF">
        <w:rPr>
          <w:sz w:val="20"/>
          <w:szCs w:val="22"/>
          <w:highlight w:val="yellow"/>
          <w:lang w:val="en-GB"/>
        </w:rPr>
        <w:t xml:space="preserve"> </w:t>
      </w:r>
      <w:r w:rsidRPr="00CE44CF">
        <w:rPr>
          <w:color w:val="1D1F22"/>
          <w:sz w:val="20"/>
          <w:szCs w:val="22"/>
          <w:highlight w:val="yellow"/>
          <w:shd w:val="clear" w:color="auto" w:fill="FFFFFF"/>
          <w:lang w:val="en-GB"/>
        </w:rPr>
        <w:t>[</w:t>
      </w:r>
      <w:r w:rsidR="009A0884" w:rsidRPr="00CE44CF">
        <w:rPr>
          <w:color w:val="1D1F22"/>
          <w:sz w:val="20"/>
          <w:szCs w:val="22"/>
          <w:highlight w:val="yellow"/>
          <w:shd w:val="clear" w:color="auto" w:fill="FFFFFF"/>
          <w:lang w:val="en-GB"/>
        </w:rPr>
        <w:fldChar w:fldCharType="begin"/>
      </w:r>
      <w:r w:rsidR="009A0884" w:rsidRPr="00CE44CF">
        <w:rPr>
          <w:color w:val="1D1F22"/>
          <w:sz w:val="20"/>
          <w:szCs w:val="22"/>
          <w:highlight w:val="yellow"/>
          <w:shd w:val="clear" w:color="auto" w:fill="FFFFFF"/>
          <w:lang w:val="en-GB"/>
        </w:rPr>
        <w:instrText xml:space="preserve"> REF _Ref531689469 \r \h </w:instrText>
      </w:r>
      <w:r w:rsidR="00CE44CF">
        <w:rPr>
          <w:color w:val="1D1F22"/>
          <w:sz w:val="20"/>
          <w:szCs w:val="22"/>
          <w:highlight w:val="yellow"/>
          <w:shd w:val="clear" w:color="auto" w:fill="FFFFFF"/>
          <w:lang w:val="en-GB"/>
        </w:rPr>
        <w:instrText xml:space="preserve"> \* MERGEFORMAT </w:instrText>
      </w:r>
      <w:r w:rsidR="009A0884" w:rsidRPr="00CE44CF">
        <w:rPr>
          <w:color w:val="1D1F22"/>
          <w:sz w:val="20"/>
          <w:szCs w:val="22"/>
          <w:highlight w:val="yellow"/>
          <w:shd w:val="clear" w:color="auto" w:fill="FFFFFF"/>
          <w:lang w:val="en-GB"/>
        </w:rPr>
      </w:r>
      <w:r w:rsidR="009A0884" w:rsidRPr="00CE44CF">
        <w:rPr>
          <w:color w:val="1D1F22"/>
          <w:sz w:val="20"/>
          <w:szCs w:val="22"/>
          <w:highlight w:val="yellow"/>
          <w:shd w:val="clear" w:color="auto" w:fill="FFFFFF"/>
          <w:lang w:val="en-GB"/>
        </w:rPr>
        <w:fldChar w:fldCharType="separate"/>
      </w:r>
      <w:r w:rsidR="009A0884" w:rsidRPr="00CE44CF">
        <w:rPr>
          <w:color w:val="1D1F22"/>
          <w:sz w:val="20"/>
          <w:szCs w:val="22"/>
          <w:highlight w:val="yellow"/>
          <w:shd w:val="clear" w:color="auto" w:fill="FFFFFF"/>
          <w:lang w:val="en-GB"/>
        </w:rPr>
        <w:t>[7]</w:t>
      </w:r>
      <w:r w:rsidR="009A0884" w:rsidRPr="00CE44CF">
        <w:rPr>
          <w:color w:val="1D1F22"/>
          <w:sz w:val="20"/>
          <w:szCs w:val="22"/>
          <w:highlight w:val="yellow"/>
          <w:shd w:val="clear" w:color="auto" w:fill="FFFFFF"/>
          <w:lang w:val="en-GB"/>
        </w:rPr>
        <w:fldChar w:fldCharType="end"/>
      </w:r>
      <w:r w:rsidR="000922CA" w:rsidRPr="00CE44CF">
        <w:rPr>
          <w:color w:val="1D1F22"/>
          <w:sz w:val="20"/>
          <w:szCs w:val="22"/>
          <w:highlight w:val="yellow"/>
          <w:shd w:val="clear" w:color="auto" w:fill="FFFFFF"/>
          <w:lang w:val="en-GB"/>
        </w:rPr>
        <w:t xml:space="preserve">, </w:t>
      </w:r>
      <w:r w:rsidR="009A0884" w:rsidRPr="00CE44CF">
        <w:rPr>
          <w:color w:val="1D1F22"/>
          <w:sz w:val="20"/>
          <w:szCs w:val="22"/>
          <w:highlight w:val="yellow"/>
          <w:shd w:val="clear" w:color="auto" w:fill="FFFFFF"/>
          <w:lang w:val="en-GB"/>
        </w:rPr>
        <w:fldChar w:fldCharType="begin"/>
      </w:r>
      <w:r w:rsidR="009A0884" w:rsidRPr="00CE44CF">
        <w:rPr>
          <w:color w:val="1D1F22"/>
          <w:sz w:val="20"/>
          <w:szCs w:val="22"/>
          <w:highlight w:val="yellow"/>
          <w:shd w:val="clear" w:color="auto" w:fill="FFFFFF"/>
          <w:lang w:val="en-GB"/>
        </w:rPr>
        <w:instrText xml:space="preserve"> REF _Ref531689297 \r \h </w:instrText>
      </w:r>
      <w:r w:rsidR="00CE44CF">
        <w:rPr>
          <w:color w:val="1D1F22"/>
          <w:sz w:val="20"/>
          <w:szCs w:val="22"/>
          <w:highlight w:val="yellow"/>
          <w:shd w:val="clear" w:color="auto" w:fill="FFFFFF"/>
          <w:lang w:val="en-GB"/>
        </w:rPr>
        <w:instrText xml:space="preserve"> \* MERGEFORMAT </w:instrText>
      </w:r>
      <w:r w:rsidR="009A0884" w:rsidRPr="00CE44CF">
        <w:rPr>
          <w:color w:val="1D1F22"/>
          <w:sz w:val="20"/>
          <w:szCs w:val="22"/>
          <w:highlight w:val="yellow"/>
          <w:shd w:val="clear" w:color="auto" w:fill="FFFFFF"/>
          <w:lang w:val="en-GB"/>
        </w:rPr>
      </w:r>
      <w:r w:rsidR="009A0884" w:rsidRPr="00CE44CF">
        <w:rPr>
          <w:color w:val="1D1F22"/>
          <w:sz w:val="20"/>
          <w:szCs w:val="22"/>
          <w:highlight w:val="yellow"/>
          <w:shd w:val="clear" w:color="auto" w:fill="FFFFFF"/>
          <w:lang w:val="en-GB"/>
        </w:rPr>
        <w:fldChar w:fldCharType="separate"/>
      </w:r>
      <w:r w:rsidR="009A0884" w:rsidRPr="00CE44CF">
        <w:rPr>
          <w:color w:val="1D1F22"/>
          <w:sz w:val="20"/>
          <w:szCs w:val="22"/>
          <w:highlight w:val="yellow"/>
          <w:shd w:val="clear" w:color="auto" w:fill="FFFFFF"/>
          <w:lang w:val="en-GB"/>
        </w:rPr>
        <w:t>[12]</w:t>
      </w:r>
      <w:r w:rsidR="009A0884" w:rsidRPr="00CE44CF">
        <w:rPr>
          <w:color w:val="1D1F22"/>
          <w:sz w:val="20"/>
          <w:szCs w:val="22"/>
          <w:highlight w:val="yellow"/>
          <w:shd w:val="clear" w:color="auto" w:fill="FFFFFF"/>
          <w:lang w:val="en-GB"/>
        </w:rPr>
        <w:fldChar w:fldCharType="end"/>
      </w:r>
      <w:r w:rsidRPr="00CE44CF">
        <w:rPr>
          <w:color w:val="1D1F22"/>
          <w:sz w:val="20"/>
          <w:szCs w:val="22"/>
          <w:highlight w:val="yellow"/>
          <w:shd w:val="clear" w:color="auto" w:fill="FFFFFF"/>
          <w:lang w:val="en-GB"/>
        </w:rPr>
        <w:t>]</w:t>
      </w:r>
      <w:r w:rsidR="000922CA" w:rsidRPr="00CE44CF">
        <w:rPr>
          <w:color w:val="1D1F22"/>
          <w:sz w:val="20"/>
          <w:szCs w:val="22"/>
          <w:highlight w:val="yellow"/>
          <w:shd w:val="clear" w:color="auto" w:fill="FFFFFF"/>
          <w:lang w:val="en-GB"/>
        </w:rPr>
        <w:t>.</w:t>
      </w:r>
      <w:r w:rsidRPr="00CE44CF">
        <w:rPr>
          <w:color w:val="1D1F22"/>
          <w:sz w:val="20"/>
          <w:szCs w:val="22"/>
          <w:highlight w:val="yellow"/>
          <w:shd w:val="clear" w:color="auto" w:fill="FFFFFF"/>
          <w:lang w:val="en-GB"/>
        </w:rPr>
        <w:t xml:space="preserve"> However,</w:t>
      </w:r>
      <w:r w:rsidRPr="00CE44CF">
        <w:rPr>
          <w:sz w:val="20"/>
          <w:szCs w:val="22"/>
          <w:highlight w:val="yellow"/>
          <w:lang w:val="en-GB"/>
        </w:rPr>
        <w:t xml:space="preserve"> the relative feature importance can be </w:t>
      </w:r>
      <w:r w:rsidRPr="00CE44CF">
        <w:rPr>
          <w:sz w:val="20"/>
          <w:szCs w:val="20"/>
          <w:highlight w:val="yellow"/>
          <w:lang w:val="en-GB"/>
        </w:rPr>
        <w:t>derived</w:t>
      </w:r>
      <w:r w:rsidRPr="00CE44CF">
        <w:rPr>
          <w:color w:val="1D1F22"/>
          <w:sz w:val="20"/>
          <w:szCs w:val="20"/>
          <w:highlight w:val="yellow"/>
          <w:shd w:val="clear" w:color="auto" w:fill="FFFFFF"/>
          <w:lang w:val="en-GB"/>
        </w:rPr>
        <w:t xml:space="preserve"> </w:t>
      </w:r>
      <w:r w:rsidR="00B623DC" w:rsidRPr="00CE44CF">
        <w:rPr>
          <w:color w:val="1D1F22"/>
          <w:sz w:val="20"/>
          <w:szCs w:val="20"/>
          <w:highlight w:val="yellow"/>
          <w:shd w:val="clear" w:color="auto" w:fill="FFFFFF"/>
          <w:lang w:val="en-GB"/>
        </w:rPr>
        <w:t xml:space="preserve">(cf. </w:t>
      </w:r>
      <w:r w:rsidR="00350A2C" w:rsidRPr="00CE44CF">
        <w:rPr>
          <w:color w:val="1D1F22"/>
          <w:sz w:val="20"/>
          <w:szCs w:val="20"/>
          <w:highlight w:val="yellow"/>
          <w:shd w:val="clear" w:color="auto" w:fill="FFFFFF"/>
          <w:lang w:val="en-GB"/>
        </w:rPr>
        <w:fldChar w:fldCharType="begin"/>
      </w:r>
      <w:r w:rsidR="00350A2C" w:rsidRPr="00CE44CF">
        <w:rPr>
          <w:color w:val="1D1F22"/>
          <w:sz w:val="20"/>
          <w:szCs w:val="20"/>
          <w:highlight w:val="yellow"/>
          <w:shd w:val="clear" w:color="auto" w:fill="FFFFFF"/>
          <w:lang w:val="en-GB"/>
        </w:rPr>
        <w:instrText xml:space="preserve"> REF _Ref531549934 \h  \* MERGEFORMAT </w:instrText>
      </w:r>
      <w:r w:rsidR="00350A2C" w:rsidRPr="00CE44CF">
        <w:rPr>
          <w:color w:val="1D1F22"/>
          <w:sz w:val="20"/>
          <w:szCs w:val="20"/>
          <w:highlight w:val="yellow"/>
          <w:shd w:val="clear" w:color="auto" w:fill="FFFFFF"/>
          <w:lang w:val="en-GB"/>
        </w:rPr>
      </w:r>
      <w:r w:rsidR="00350A2C" w:rsidRPr="00CE44CF">
        <w:rPr>
          <w:color w:val="1D1F22"/>
          <w:sz w:val="20"/>
          <w:szCs w:val="20"/>
          <w:highlight w:val="yellow"/>
          <w:shd w:val="clear" w:color="auto" w:fill="FFFFFF"/>
          <w:lang w:val="en-GB"/>
        </w:rPr>
        <w:fldChar w:fldCharType="separate"/>
      </w:r>
      <w:r w:rsidR="0084257E" w:rsidRPr="00CE44CF">
        <w:rPr>
          <w:sz w:val="20"/>
          <w:szCs w:val="20"/>
          <w:highlight w:val="yellow"/>
          <w:lang w:val="en-GB"/>
        </w:rPr>
        <w:t xml:space="preserve">Figure </w:t>
      </w:r>
      <w:r w:rsidR="0084257E" w:rsidRPr="00CE44CF">
        <w:rPr>
          <w:noProof/>
          <w:sz w:val="20"/>
          <w:szCs w:val="20"/>
          <w:highlight w:val="yellow"/>
          <w:lang w:val="en-GB"/>
        </w:rPr>
        <w:t>12</w:t>
      </w:r>
      <w:r w:rsidR="00350A2C" w:rsidRPr="00CE44CF">
        <w:rPr>
          <w:color w:val="1D1F22"/>
          <w:sz w:val="20"/>
          <w:szCs w:val="20"/>
          <w:highlight w:val="yellow"/>
          <w:shd w:val="clear" w:color="auto" w:fill="FFFFFF"/>
          <w:lang w:val="en-GB"/>
        </w:rPr>
        <w:fldChar w:fldCharType="end"/>
      </w:r>
      <w:r w:rsidR="00B623DC" w:rsidRPr="00CE44CF">
        <w:rPr>
          <w:color w:val="1D1F22"/>
          <w:sz w:val="20"/>
          <w:szCs w:val="20"/>
          <w:highlight w:val="yellow"/>
          <w:shd w:val="clear" w:color="auto" w:fill="FFFFFF"/>
          <w:lang w:val="en-GB"/>
        </w:rPr>
        <w:t>)</w:t>
      </w:r>
      <w:r w:rsidR="00B623DC" w:rsidRPr="00CE44CF">
        <w:rPr>
          <w:color w:val="1D1F22"/>
          <w:sz w:val="20"/>
          <w:szCs w:val="22"/>
          <w:highlight w:val="yellow"/>
          <w:shd w:val="clear" w:color="auto" w:fill="FFFFFF"/>
          <w:lang w:val="en-GB"/>
        </w:rPr>
        <w:t xml:space="preserve"> </w:t>
      </w:r>
      <w:r w:rsidR="009A0884" w:rsidRPr="00CE44CF">
        <w:rPr>
          <w:color w:val="1D1F22"/>
          <w:sz w:val="20"/>
          <w:szCs w:val="22"/>
          <w:highlight w:val="yellow"/>
          <w:shd w:val="clear" w:color="auto" w:fill="FFFFFF"/>
          <w:lang w:val="en-GB"/>
        </w:rPr>
        <w:fldChar w:fldCharType="begin"/>
      </w:r>
      <w:r w:rsidR="009A0884" w:rsidRPr="00CE44CF">
        <w:rPr>
          <w:color w:val="1D1F22"/>
          <w:sz w:val="20"/>
          <w:szCs w:val="22"/>
          <w:highlight w:val="yellow"/>
          <w:shd w:val="clear" w:color="auto" w:fill="FFFFFF"/>
          <w:lang w:val="en-GB"/>
        </w:rPr>
        <w:instrText xml:space="preserve"> REF _Ref531689351 \r \h </w:instrText>
      </w:r>
      <w:r w:rsidR="00CE44CF">
        <w:rPr>
          <w:color w:val="1D1F22"/>
          <w:sz w:val="20"/>
          <w:szCs w:val="22"/>
          <w:highlight w:val="yellow"/>
          <w:shd w:val="clear" w:color="auto" w:fill="FFFFFF"/>
          <w:lang w:val="en-GB"/>
        </w:rPr>
        <w:instrText xml:space="preserve"> \* MERGEFORMAT </w:instrText>
      </w:r>
      <w:r w:rsidR="009A0884" w:rsidRPr="00CE44CF">
        <w:rPr>
          <w:color w:val="1D1F22"/>
          <w:sz w:val="20"/>
          <w:szCs w:val="22"/>
          <w:highlight w:val="yellow"/>
          <w:shd w:val="clear" w:color="auto" w:fill="FFFFFF"/>
          <w:lang w:val="en-GB"/>
        </w:rPr>
      </w:r>
      <w:r w:rsidR="009A0884" w:rsidRPr="00CE44CF">
        <w:rPr>
          <w:color w:val="1D1F22"/>
          <w:sz w:val="20"/>
          <w:szCs w:val="22"/>
          <w:highlight w:val="yellow"/>
          <w:shd w:val="clear" w:color="auto" w:fill="FFFFFF"/>
          <w:lang w:val="en-GB"/>
        </w:rPr>
        <w:fldChar w:fldCharType="separate"/>
      </w:r>
      <w:r w:rsidR="009A0884" w:rsidRPr="00CE44CF">
        <w:rPr>
          <w:color w:val="1D1F22"/>
          <w:sz w:val="20"/>
          <w:szCs w:val="22"/>
          <w:highlight w:val="yellow"/>
          <w:shd w:val="clear" w:color="auto" w:fill="FFFFFF"/>
          <w:lang w:val="en-GB"/>
        </w:rPr>
        <w:t>[11]</w:t>
      </w:r>
      <w:r w:rsidR="009A0884" w:rsidRPr="00CE44CF">
        <w:rPr>
          <w:color w:val="1D1F22"/>
          <w:sz w:val="20"/>
          <w:szCs w:val="22"/>
          <w:highlight w:val="yellow"/>
          <w:shd w:val="clear" w:color="auto" w:fill="FFFFFF"/>
          <w:lang w:val="en-GB"/>
        </w:rPr>
        <w:fldChar w:fldCharType="end"/>
      </w:r>
      <w:r w:rsidRPr="00CE44CF">
        <w:rPr>
          <w:color w:val="1D1F22"/>
          <w:sz w:val="20"/>
          <w:szCs w:val="22"/>
          <w:highlight w:val="yellow"/>
          <w:shd w:val="clear" w:color="auto" w:fill="FFFFFF"/>
          <w:lang w:val="en-GB"/>
        </w:rPr>
        <w:t xml:space="preserve">. The random forest decorrelates trees compared to other aggregated tree models </w:t>
      </w:r>
      <w:r w:rsidR="00A631CE" w:rsidRPr="00CE44CF">
        <w:rPr>
          <w:color w:val="1D1F22"/>
          <w:sz w:val="20"/>
          <w:szCs w:val="22"/>
          <w:highlight w:val="yellow"/>
          <w:shd w:val="clear" w:color="auto" w:fill="FFFFFF"/>
          <w:lang w:val="en-GB"/>
        </w:rPr>
        <w:t>(</w:t>
      </w:r>
      <w:r w:rsidRPr="00CE44CF">
        <w:rPr>
          <w:color w:val="1D1F22"/>
          <w:sz w:val="20"/>
          <w:szCs w:val="22"/>
          <w:highlight w:val="yellow"/>
          <w:shd w:val="clear" w:color="auto" w:fill="FFFFFF"/>
          <w:lang w:val="en-GB"/>
        </w:rPr>
        <w:t>e.g. bagging</w:t>
      </w:r>
      <w:r w:rsidR="00A631CE" w:rsidRPr="00CE44CF">
        <w:rPr>
          <w:color w:val="1D1F22"/>
          <w:sz w:val="20"/>
          <w:szCs w:val="22"/>
          <w:highlight w:val="yellow"/>
          <w:shd w:val="clear" w:color="auto" w:fill="FFFFFF"/>
          <w:lang w:val="en-GB"/>
        </w:rPr>
        <w:t>)</w:t>
      </w:r>
      <w:r w:rsidRPr="00CE44CF">
        <w:rPr>
          <w:color w:val="1D1F22"/>
          <w:sz w:val="20"/>
          <w:szCs w:val="22"/>
          <w:highlight w:val="yellow"/>
          <w:shd w:val="clear" w:color="auto" w:fill="FFFFFF"/>
          <w:lang w:val="en-GB"/>
        </w:rPr>
        <w:t>; important when dealing with multiple features which may be correlated. which is why Random forests is considered as a highly accurate and robust method [</w:t>
      </w:r>
      <w:r w:rsidR="009A0884" w:rsidRPr="00CE44CF">
        <w:rPr>
          <w:color w:val="1D1F22"/>
          <w:sz w:val="20"/>
          <w:szCs w:val="22"/>
          <w:highlight w:val="yellow"/>
          <w:shd w:val="clear" w:color="auto" w:fill="FFFFFF"/>
          <w:lang w:val="en-GB"/>
        </w:rPr>
        <w:fldChar w:fldCharType="begin"/>
      </w:r>
      <w:r w:rsidR="009A0884" w:rsidRPr="00CE44CF">
        <w:rPr>
          <w:color w:val="1D1F22"/>
          <w:sz w:val="20"/>
          <w:szCs w:val="22"/>
          <w:highlight w:val="yellow"/>
          <w:shd w:val="clear" w:color="auto" w:fill="FFFFFF"/>
          <w:lang w:val="en-GB"/>
        </w:rPr>
        <w:instrText xml:space="preserve"> REF _Ref531689297 \r \h </w:instrText>
      </w:r>
      <w:r w:rsidR="00CE44CF">
        <w:rPr>
          <w:color w:val="1D1F22"/>
          <w:sz w:val="20"/>
          <w:szCs w:val="22"/>
          <w:highlight w:val="yellow"/>
          <w:shd w:val="clear" w:color="auto" w:fill="FFFFFF"/>
          <w:lang w:val="en-GB"/>
        </w:rPr>
        <w:instrText xml:space="preserve"> \* MERGEFORMAT </w:instrText>
      </w:r>
      <w:r w:rsidR="009A0884" w:rsidRPr="00CE44CF">
        <w:rPr>
          <w:color w:val="1D1F22"/>
          <w:sz w:val="20"/>
          <w:szCs w:val="22"/>
          <w:highlight w:val="yellow"/>
          <w:shd w:val="clear" w:color="auto" w:fill="FFFFFF"/>
          <w:lang w:val="en-GB"/>
        </w:rPr>
      </w:r>
      <w:r w:rsidR="009A0884" w:rsidRPr="00CE44CF">
        <w:rPr>
          <w:color w:val="1D1F22"/>
          <w:sz w:val="20"/>
          <w:szCs w:val="22"/>
          <w:highlight w:val="yellow"/>
          <w:shd w:val="clear" w:color="auto" w:fill="FFFFFF"/>
          <w:lang w:val="en-GB"/>
        </w:rPr>
        <w:fldChar w:fldCharType="separate"/>
      </w:r>
      <w:r w:rsidR="009A0884" w:rsidRPr="00CE44CF">
        <w:rPr>
          <w:color w:val="1D1F22"/>
          <w:sz w:val="20"/>
          <w:szCs w:val="22"/>
          <w:highlight w:val="yellow"/>
          <w:shd w:val="clear" w:color="auto" w:fill="FFFFFF"/>
          <w:lang w:val="en-GB"/>
        </w:rPr>
        <w:t>[12]</w:t>
      </w:r>
      <w:r w:rsidR="009A0884" w:rsidRPr="00CE44CF">
        <w:rPr>
          <w:color w:val="1D1F22"/>
          <w:sz w:val="20"/>
          <w:szCs w:val="22"/>
          <w:highlight w:val="yellow"/>
          <w:shd w:val="clear" w:color="auto" w:fill="FFFFFF"/>
          <w:lang w:val="en-GB"/>
        </w:rPr>
        <w:fldChar w:fldCharType="end"/>
      </w:r>
      <w:r w:rsidR="000922CA" w:rsidRPr="00CE44CF">
        <w:rPr>
          <w:color w:val="1D1F22"/>
          <w:sz w:val="20"/>
          <w:szCs w:val="22"/>
          <w:highlight w:val="yellow"/>
          <w:shd w:val="clear" w:color="auto" w:fill="FFFFFF"/>
          <w:lang w:val="en-GB"/>
        </w:rPr>
        <w:t>,</w:t>
      </w:r>
      <w:r w:rsidR="005D2D3A" w:rsidRPr="00CE44CF">
        <w:rPr>
          <w:color w:val="1D1F22"/>
          <w:sz w:val="20"/>
          <w:szCs w:val="22"/>
          <w:highlight w:val="yellow"/>
          <w:shd w:val="clear" w:color="auto" w:fill="FFFFFF"/>
          <w:lang w:val="en-GB"/>
        </w:rPr>
        <w:t xml:space="preserve"> </w:t>
      </w:r>
      <w:r w:rsidR="005D2D3A" w:rsidRPr="00CE44CF">
        <w:rPr>
          <w:color w:val="1D1F22"/>
          <w:sz w:val="20"/>
          <w:szCs w:val="22"/>
          <w:highlight w:val="yellow"/>
          <w:shd w:val="clear" w:color="auto" w:fill="FFFFFF"/>
          <w:lang w:val="en-GB"/>
        </w:rPr>
        <w:fldChar w:fldCharType="begin"/>
      </w:r>
      <w:r w:rsidR="005D2D3A" w:rsidRPr="00CE44CF">
        <w:rPr>
          <w:color w:val="1D1F22"/>
          <w:sz w:val="20"/>
          <w:szCs w:val="22"/>
          <w:highlight w:val="yellow"/>
          <w:shd w:val="clear" w:color="auto" w:fill="FFFFFF"/>
          <w:lang w:val="en-GB"/>
        </w:rPr>
        <w:instrText xml:space="preserve"> REF _Ref531689333 \r \h </w:instrText>
      </w:r>
      <w:r w:rsidR="00CE44CF">
        <w:rPr>
          <w:color w:val="1D1F22"/>
          <w:sz w:val="20"/>
          <w:szCs w:val="22"/>
          <w:highlight w:val="yellow"/>
          <w:shd w:val="clear" w:color="auto" w:fill="FFFFFF"/>
          <w:lang w:val="en-GB"/>
        </w:rPr>
        <w:instrText xml:space="preserve"> \* MERGEFORMAT </w:instrText>
      </w:r>
      <w:r w:rsidR="005D2D3A" w:rsidRPr="00CE44CF">
        <w:rPr>
          <w:color w:val="1D1F22"/>
          <w:sz w:val="20"/>
          <w:szCs w:val="22"/>
          <w:highlight w:val="yellow"/>
          <w:shd w:val="clear" w:color="auto" w:fill="FFFFFF"/>
          <w:lang w:val="en-GB"/>
        </w:rPr>
      </w:r>
      <w:r w:rsidR="005D2D3A" w:rsidRPr="00CE44CF">
        <w:rPr>
          <w:color w:val="1D1F22"/>
          <w:sz w:val="20"/>
          <w:szCs w:val="22"/>
          <w:highlight w:val="yellow"/>
          <w:shd w:val="clear" w:color="auto" w:fill="FFFFFF"/>
          <w:lang w:val="en-GB"/>
        </w:rPr>
        <w:fldChar w:fldCharType="separate"/>
      </w:r>
      <w:r w:rsidR="005D2D3A" w:rsidRPr="00CE44CF">
        <w:rPr>
          <w:color w:val="1D1F22"/>
          <w:sz w:val="20"/>
          <w:szCs w:val="22"/>
          <w:highlight w:val="yellow"/>
          <w:shd w:val="clear" w:color="auto" w:fill="FFFFFF"/>
          <w:lang w:val="en-GB"/>
        </w:rPr>
        <w:t>[17]</w:t>
      </w:r>
      <w:r w:rsidR="005D2D3A" w:rsidRPr="00CE44CF">
        <w:rPr>
          <w:color w:val="1D1F22"/>
          <w:sz w:val="20"/>
          <w:szCs w:val="22"/>
          <w:highlight w:val="yellow"/>
          <w:shd w:val="clear" w:color="auto" w:fill="FFFFFF"/>
          <w:lang w:val="en-GB"/>
        </w:rPr>
        <w:fldChar w:fldCharType="end"/>
      </w:r>
      <w:r w:rsidRPr="00CE44CF">
        <w:rPr>
          <w:sz w:val="20"/>
          <w:szCs w:val="22"/>
          <w:highlight w:val="yellow"/>
          <w:lang w:val="en-GB"/>
        </w:rPr>
        <w:t xml:space="preserve">].  However, it is important to mention that </w:t>
      </w:r>
      <w:r w:rsidRPr="00CE44CF">
        <w:rPr>
          <w:spacing w:val="-1"/>
          <w:sz w:val="20"/>
          <w:szCs w:val="22"/>
          <w:highlight w:val="yellow"/>
          <w:lang w:val="en-GB"/>
        </w:rPr>
        <w:t>a large number of trees can make the algorithm to slow and ineffective for real-time predictions. While random forests are fast to train, they are slow to create predictions once they are trained [</w:t>
      </w:r>
      <w:r w:rsidR="009A0884" w:rsidRPr="00CE44CF">
        <w:rPr>
          <w:spacing w:val="-1"/>
          <w:sz w:val="20"/>
          <w:szCs w:val="22"/>
          <w:highlight w:val="yellow"/>
          <w:lang w:val="en-GB"/>
        </w:rPr>
        <w:fldChar w:fldCharType="begin"/>
      </w:r>
      <w:r w:rsidR="009A0884" w:rsidRPr="00CE44CF">
        <w:rPr>
          <w:spacing w:val="-1"/>
          <w:sz w:val="20"/>
          <w:szCs w:val="22"/>
          <w:highlight w:val="yellow"/>
          <w:lang w:val="en-GB"/>
        </w:rPr>
        <w:instrText xml:space="preserve"> REF _Ref531689351 \r \h </w:instrText>
      </w:r>
      <w:r w:rsidR="00CE44CF">
        <w:rPr>
          <w:spacing w:val="-1"/>
          <w:sz w:val="20"/>
          <w:szCs w:val="22"/>
          <w:highlight w:val="yellow"/>
          <w:lang w:val="en-GB"/>
        </w:rPr>
        <w:instrText xml:space="preserve"> \* MERGEFORMAT </w:instrText>
      </w:r>
      <w:r w:rsidR="009A0884" w:rsidRPr="00CE44CF">
        <w:rPr>
          <w:spacing w:val="-1"/>
          <w:sz w:val="20"/>
          <w:szCs w:val="22"/>
          <w:highlight w:val="yellow"/>
          <w:lang w:val="en-GB"/>
        </w:rPr>
      </w:r>
      <w:r w:rsidR="009A0884" w:rsidRPr="00CE44CF">
        <w:rPr>
          <w:spacing w:val="-1"/>
          <w:sz w:val="20"/>
          <w:szCs w:val="22"/>
          <w:highlight w:val="yellow"/>
          <w:lang w:val="en-GB"/>
        </w:rPr>
        <w:fldChar w:fldCharType="separate"/>
      </w:r>
      <w:r w:rsidR="009A0884" w:rsidRPr="00CE44CF">
        <w:rPr>
          <w:spacing w:val="-1"/>
          <w:sz w:val="20"/>
          <w:szCs w:val="22"/>
          <w:highlight w:val="yellow"/>
          <w:lang w:val="en-GB"/>
        </w:rPr>
        <w:t>[11]</w:t>
      </w:r>
      <w:r w:rsidR="009A0884" w:rsidRPr="00CE44CF">
        <w:rPr>
          <w:spacing w:val="-1"/>
          <w:sz w:val="20"/>
          <w:szCs w:val="22"/>
          <w:highlight w:val="yellow"/>
          <w:lang w:val="en-GB"/>
        </w:rPr>
        <w:fldChar w:fldCharType="end"/>
      </w:r>
      <w:r w:rsidR="000922CA" w:rsidRPr="00CE44CF">
        <w:rPr>
          <w:spacing w:val="-1"/>
          <w:sz w:val="20"/>
          <w:szCs w:val="22"/>
          <w:highlight w:val="yellow"/>
          <w:lang w:val="en-GB"/>
        </w:rPr>
        <w:t>,</w:t>
      </w:r>
      <w:r w:rsidR="005D2D3A" w:rsidRPr="00CE44CF">
        <w:rPr>
          <w:spacing w:val="-1"/>
          <w:sz w:val="20"/>
          <w:szCs w:val="22"/>
          <w:highlight w:val="yellow"/>
          <w:lang w:val="en-GB"/>
        </w:rPr>
        <w:t xml:space="preserve"> </w:t>
      </w:r>
      <w:r w:rsidR="005D2D3A" w:rsidRPr="00CE44CF">
        <w:rPr>
          <w:spacing w:val="-1"/>
          <w:sz w:val="20"/>
          <w:szCs w:val="22"/>
          <w:highlight w:val="yellow"/>
          <w:lang w:val="en-GB"/>
        </w:rPr>
        <w:fldChar w:fldCharType="begin"/>
      </w:r>
      <w:r w:rsidR="005D2D3A" w:rsidRPr="00CE44CF">
        <w:rPr>
          <w:spacing w:val="-1"/>
          <w:sz w:val="20"/>
          <w:szCs w:val="22"/>
          <w:highlight w:val="yellow"/>
          <w:lang w:val="en-GB"/>
        </w:rPr>
        <w:instrText xml:space="preserve"> REF _Ref531689333 \r \h </w:instrText>
      </w:r>
      <w:r w:rsidR="00CE44CF">
        <w:rPr>
          <w:spacing w:val="-1"/>
          <w:sz w:val="20"/>
          <w:szCs w:val="22"/>
          <w:highlight w:val="yellow"/>
          <w:lang w:val="en-GB"/>
        </w:rPr>
        <w:instrText xml:space="preserve"> \* MERGEFORMAT </w:instrText>
      </w:r>
      <w:r w:rsidR="005D2D3A" w:rsidRPr="00CE44CF">
        <w:rPr>
          <w:spacing w:val="-1"/>
          <w:sz w:val="20"/>
          <w:szCs w:val="22"/>
          <w:highlight w:val="yellow"/>
          <w:lang w:val="en-GB"/>
        </w:rPr>
      </w:r>
      <w:r w:rsidR="005D2D3A" w:rsidRPr="00CE44CF">
        <w:rPr>
          <w:spacing w:val="-1"/>
          <w:sz w:val="20"/>
          <w:szCs w:val="22"/>
          <w:highlight w:val="yellow"/>
          <w:lang w:val="en-GB"/>
        </w:rPr>
        <w:fldChar w:fldCharType="separate"/>
      </w:r>
      <w:r w:rsidR="005D2D3A" w:rsidRPr="00CE44CF">
        <w:rPr>
          <w:spacing w:val="-1"/>
          <w:sz w:val="20"/>
          <w:szCs w:val="22"/>
          <w:highlight w:val="yellow"/>
          <w:lang w:val="en-GB"/>
        </w:rPr>
        <w:t>[17]</w:t>
      </w:r>
      <w:r w:rsidR="005D2D3A" w:rsidRPr="00CE44CF">
        <w:rPr>
          <w:spacing w:val="-1"/>
          <w:sz w:val="20"/>
          <w:szCs w:val="22"/>
          <w:highlight w:val="yellow"/>
          <w:lang w:val="en-GB"/>
        </w:rPr>
        <w:fldChar w:fldCharType="end"/>
      </w:r>
      <w:r w:rsidRPr="00CE44CF">
        <w:rPr>
          <w:spacing w:val="-1"/>
          <w:sz w:val="20"/>
          <w:szCs w:val="22"/>
          <w:highlight w:val="yellow"/>
          <w:lang w:val="en-GB"/>
        </w:rPr>
        <w:t>]. A more accurate prediction requires more trees, which results in a slower model, follo</w:t>
      </w:r>
      <w:r w:rsidR="009A0884" w:rsidRPr="00CE44CF">
        <w:rPr>
          <w:spacing w:val="-1"/>
          <w:sz w:val="20"/>
          <w:szCs w:val="22"/>
          <w:highlight w:val="yellow"/>
          <w:lang w:val="en-GB"/>
        </w:rPr>
        <w:t>wing the no free lunch theorem</w:t>
      </w:r>
      <w:r w:rsidR="005D2D3A" w:rsidRPr="00CE44CF">
        <w:rPr>
          <w:spacing w:val="-1"/>
          <w:sz w:val="20"/>
          <w:szCs w:val="22"/>
          <w:highlight w:val="yellow"/>
          <w:lang w:val="en-GB"/>
        </w:rPr>
        <w:t xml:space="preserve"> </w:t>
      </w:r>
      <w:r w:rsidR="005D2D3A" w:rsidRPr="00CE44CF">
        <w:rPr>
          <w:spacing w:val="-1"/>
          <w:sz w:val="20"/>
          <w:szCs w:val="22"/>
          <w:highlight w:val="yellow"/>
          <w:lang w:val="en-GB"/>
        </w:rPr>
        <w:fldChar w:fldCharType="begin"/>
      </w:r>
      <w:r w:rsidR="005D2D3A" w:rsidRPr="00CE44CF">
        <w:rPr>
          <w:spacing w:val="-1"/>
          <w:sz w:val="20"/>
          <w:szCs w:val="22"/>
          <w:highlight w:val="yellow"/>
          <w:lang w:val="en-GB"/>
        </w:rPr>
        <w:instrText xml:space="preserve"> REF _Ref531689556 \r \h </w:instrText>
      </w:r>
      <w:r w:rsidR="00CE44CF">
        <w:rPr>
          <w:spacing w:val="-1"/>
          <w:sz w:val="20"/>
          <w:szCs w:val="22"/>
          <w:highlight w:val="yellow"/>
          <w:lang w:val="en-GB"/>
        </w:rPr>
        <w:instrText xml:space="preserve"> \* MERGEFORMAT </w:instrText>
      </w:r>
      <w:r w:rsidR="005D2D3A" w:rsidRPr="00CE44CF">
        <w:rPr>
          <w:spacing w:val="-1"/>
          <w:sz w:val="20"/>
          <w:szCs w:val="22"/>
          <w:highlight w:val="yellow"/>
          <w:lang w:val="en-GB"/>
        </w:rPr>
      </w:r>
      <w:r w:rsidR="005D2D3A" w:rsidRPr="00CE44CF">
        <w:rPr>
          <w:spacing w:val="-1"/>
          <w:sz w:val="20"/>
          <w:szCs w:val="22"/>
          <w:highlight w:val="yellow"/>
          <w:lang w:val="en-GB"/>
        </w:rPr>
        <w:fldChar w:fldCharType="separate"/>
      </w:r>
      <w:r w:rsidR="005D2D3A" w:rsidRPr="00CE44CF">
        <w:rPr>
          <w:spacing w:val="-1"/>
          <w:sz w:val="20"/>
          <w:szCs w:val="22"/>
          <w:highlight w:val="yellow"/>
          <w:lang w:val="en-GB"/>
        </w:rPr>
        <w:t>[25]</w:t>
      </w:r>
      <w:r w:rsidR="005D2D3A" w:rsidRPr="00CE44CF">
        <w:rPr>
          <w:spacing w:val="-1"/>
          <w:sz w:val="20"/>
          <w:szCs w:val="22"/>
          <w:highlight w:val="yellow"/>
          <w:lang w:val="en-GB"/>
        </w:rPr>
        <w:fldChar w:fldCharType="end"/>
      </w:r>
      <w:r w:rsidRPr="00CE44CF">
        <w:rPr>
          <w:spacing w:val="-1"/>
          <w:sz w:val="20"/>
          <w:szCs w:val="22"/>
          <w:highlight w:val="yellow"/>
          <w:lang w:val="en-GB"/>
        </w:rPr>
        <w:t>.</w:t>
      </w:r>
    </w:p>
    <w:p w14:paraId="44D97396" w14:textId="77777777" w:rsidR="00E93BE2" w:rsidRPr="00CE44CF" w:rsidRDefault="00E93BE2" w:rsidP="008B5C7D">
      <w:pPr>
        <w:spacing w:line="360" w:lineRule="auto"/>
        <w:jc w:val="both"/>
        <w:rPr>
          <w:spacing w:val="-1"/>
          <w:sz w:val="20"/>
          <w:szCs w:val="22"/>
          <w:highlight w:val="yellow"/>
          <w:lang w:val="en-GB"/>
        </w:rPr>
      </w:pPr>
    </w:p>
    <w:p w14:paraId="65341D94" w14:textId="77777777" w:rsidR="00350A2C" w:rsidRPr="00CE44CF" w:rsidRDefault="00C556B6" w:rsidP="008B5C7D">
      <w:pPr>
        <w:keepNext/>
        <w:spacing w:line="360" w:lineRule="auto"/>
        <w:jc w:val="both"/>
        <w:rPr>
          <w:highlight w:val="yellow"/>
          <w:lang w:val="en-GB"/>
        </w:rPr>
      </w:pPr>
      <w:r w:rsidRPr="00CE44CF">
        <w:rPr>
          <w:noProof/>
          <w:highlight w:val="yellow"/>
          <w:lang w:val="en-GB" w:eastAsia="en-GB"/>
        </w:rPr>
        <w:lastRenderedPageBreak/>
        <w:drawing>
          <wp:inline distT="0" distB="0" distL="0" distR="0" wp14:anchorId="601E201A" wp14:editId="7EC26A85">
            <wp:extent cx="5943600" cy="29311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7301724_272031616995960_1300295808356188160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1B5F99AC" w14:textId="77777777" w:rsidR="006F5F28" w:rsidRPr="00CE44CF" w:rsidRDefault="00350A2C" w:rsidP="008B5C7D">
      <w:pPr>
        <w:pStyle w:val="Caption"/>
        <w:jc w:val="both"/>
        <w:rPr>
          <w:sz w:val="22"/>
          <w:highlight w:val="yellow"/>
          <w:lang w:val="en-GB"/>
        </w:rPr>
      </w:pPr>
      <w:bookmarkStart w:id="91" w:name="_Ref531549934"/>
      <w:bookmarkStart w:id="92" w:name="_Toc531554561"/>
      <w:r w:rsidRPr="00CE44CF">
        <w:rPr>
          <w:highlight w:val="yellow"/>
          <w:lang w:val="en-GB"/>
        </w:rPr>
        <w:t xml:space="preserve">Figure </w:t>
      </w:r>
      <w:r w:rsidRPr="00CE44CF">
        <w:rPr>
          <w:highlight w:val="yellow"/>
          <w:lang w:val="en-GB"/>
        </w:rPr>
        <w:fldChar w:fldCharType="begin"/>
      </w:r>
      <w:r w:rsidRPr="00CE44CF">
        <w:rPr>
          <w:highlight w:val="yellow"/>
          <w:lang w:val="en-GB"/>
        </w:rPr>
        <w:instrText xml:space="preserve"> SEQ Figure \* ARABIC </w:instrText>
      </w:r>
      <w:r w:rsidRPr="00CE44CF">
        <w:rPr>
          <w:highlight w:val="yellow"/>
          <w:lang w:val="en-GB"/>
        </w:rPr>
        <w:fldChar w:fldCharType="separate"/>
      </w:r>
      <w:r w:rsidR="0084257E" w:rsidRPr="00CE44CF">
        <w:rPr>
          <w:noProof/>
          <w:highlight w:val="yellow"/>
          <w:lang w:val="en-GB"/>
        </w:rPr>
        <w:t>12</w:t>
      </w:r>
      <w:r w:rsidRPr="00CE44CF">
        <w:rPr>
          <w:highlight w:val="yellow"/>
          <w:lang w:val="en-GB"/>
        </w:rPr>
        <w:fldChar w:fldCharType="end"/>
      </w:r>
      <w:bookmarkEnd w:id="91"/>
      <w:r w:rsidRPr="00CE44CF">
        <w:rPr>
          <w:highlight w:val="yellow"/>
          <w:lang w:val="en-GB"/>
        </w:rPr>
        <w:t>: Feature importance</w:t>
      </w:r>
      <w:bookmarkEnd w:id="92"/>
    </w:p>
    <w:p w14:paraId="3D972C55" w14:textId="77777777" w:rsidR="0085594D" w:rsidRPr="00CE44CF" w:rsidRDefault="0085594D" w:rsidP="008B5C7D">
      <w:pPr>
        <w:spacing w:line="360" w:lineRule="auto"/>
        <w:jc w:val="both"/>
        <w:rPr>
          <w:sz w:val="22"/>
          <w:highlight w:val="yellow"/>
          <w:lang w:val="en-GB"/>
        </w:rPr>
      </w:pPr>
    </w:p>
    <w:p w14:paraId="6B8C9257" w14:textId="77777777" w:rsidR="00655DF5" w:rsidRPr="00CE44CF" w:rsidRDefault="00655DF5" w:rsidP="008B5C7D">
      <w:pPr>
        <w:jc w:val="both"/>
        <w:rPr>
          <w:sz w:val="20"/>
          <w:szCs w:val="22"/>
          <w:highlight w:val="yellow"/>
          <w:lang w:val="en-GB"/>
        </w:rPr>
      </w:pPr>
    </w:p>
    <w:p w14:paraId="0AD70F2A" w14:textId="77777777" w:rsidR="00E35C5A" w:rsidRPr="00CE44CF" w:rsidRDefault="002D2D40" w:rsidP="008B5C7D">
      <w:pPr>
        <w:pStyle w:val="Heading1"/>
        <w:jc w:val="both"/>
        <w:rPr>
          <w:highlight w:val="yellow"/>
          <w:lang w:val="en-GB"/>
        </w:rPr>
      </w:pPr>
      <w:bookmarkStart w:id="93" w:name="_Ref531543543"/>
      <w:bookmarkStart w:id="94" w:name="_Ref531543547"/>
      <w:bookmarkStart w:id="95" w:name="_Toc531554545"/>
      <w:r w:rsidRPr="00CE44CF">
        <w:rPr>
          <w:highlight w:val="yellow"/>
          <w:lang w:val="en-GB"/>
        </w:rPr>
        <w:t>Results</w:t>
      </w:r>
      <w:bookmarkEnd w:id="93"/>
      <w:bookmarkEnd w:id="94"/>
      <w:bookmarkEnd w:id="95"/>
    </w:p>
    <w:p w14:paraId="776D85F6" w14:textId="77777777" w:rsidR="00E35C5A" w:rsidRPr="00CE44CF" w:rsidRDefault="00E35C5A" w:rsidP="008B5C7D">
      <w:pPr>
        <w:spacing w:line="360" w:lineRule="auto"/>
        <w:jc w:val="both"/>
        <w:rPr>
          <w:sz w:val="20"/>
          <w:highlight w:val="yellow"/>
          <w:lang w:val="en-GB"/>
        </w:rPr>
      </w:pPr>
    </w:p>
    <w:p w14:paraId="3FB9280D" w14:textId="77777777" w:rsidR="000B1021" w:rsidRPr="00CE44CF" w:rsidRDefault="00EE151B" w:rsidP="008B5C7D">
      <w:pPr>
        <w:spacing w:line="360" w:lineRule="auto"/>
        <w:jc w:val="both"/>
        <w:rPr>
          <w:sz w:val="20"/>
          <w:szCs w:val="20"/>
          <w:highlight w:val="yellow"/>
          <w:lang w:val="en-GB"/>
        </w:rPr>
      </w:pPr>
      <w:r w:rsidRPr="00CE44CF">
        <w:rPr>
          <w:sz w:val="20"/>
          <w:highlight w:val="yellow"/>
          <w:lang w:val="en-GB"/>
        </w:rPr>
        <w:t xml:space="preserve">After </w:t>
      </w:r>
      <w:r w:rsidR="00F31FA2" w:rsidRPr="00CE44CF">
        <w:rPr>
          <w:sz w:val="20"/>
          <w:highlight w:val="yellow"/>
          <w:lang w:val="en-GB"/>
        </w:rPr>
        <w:t xml:space="preserve">data cleaning, data exploratory analysis, and 6 machine learning algorithms implementation with default settings, we were able to predict </w:t>
      </w:r>
      <w:r w:rsidR="00F31FA2" w:rsidRPr="00CE44CF">
        <w:rPr>
          <w:sz w:val="20"/>
          <w:szCs w:val="20"/>
          <w:highlight w:val="yellow"/>
          <w:lang w:val="en-GB"/>
        </w:rPr>
        <w:t>the customer decision about exiting the store with 70-83% of accuracy</w:t>
      </w:r>
      <w:r w:rsidR="00E71C95" w:rsidRPr="00CE44CF">
        <w:rPr>
          <w:sz w:val="20"/>
          <w:szCs w:val="20"/>
          <w:highlight w:val="yellow"/>
          <w:lang w:val="en-GB"/>
        </w:rPr>
        <w:t xml:space="preserve"> (cf. </w:t>
      </w:r>
      <w:r w:rsidR="00E71C95" w:rsidRPr="00CE44CF">
        <w:rPr>
          <w:sz w:val="20"/>
          <w:szCs w:val="20"/>
          <w:highlight w:val="yellow"/>
          <w:lang w:val="en-GB"/>
        </w:rPr>
        <w:fldChar w:fldCharType="begin"/>
      </w:r>
      <w:r w:rsidR="00E71C95" w:rsidRPr="00CE44CF">
        <w:rPr>
          <w:sz w:val="20"/>
          <w:szCs w:val="20"/>
          <w:highlight w:val="yellow"/>
          <w:lang w:val="en-GB"/>
        </w:rPr>
        <w:instrText xml:space="preserve"> REF _Ref531777306 \h  \* MERGEFORMAT </w:instrText>
      </w:r>
      <w:r w:rsidR="00E71C95" w:rsidRPr="00CE44CF">
        <w:rPr>
          <w:sz w:val="20"/>
          <w:szCs w:val="20"/>
          <w:highlight w:val="yellow"/>
          <w:lang w:val="en-GB"/>
        </w:rPr>
      </w:r>
      <w:r w:rsidR="00E71C95" w:rsidRPr="00CE44CF">
        <w:rPr>
          <w:sz w:val="20"/>
          <w:szCs w:val="20"/>
          <w:highlight w:val="yellow"/>
          <w:lang w:val="en-GB"/>
        </w:rPr>
        <w:fldChar w:fldCharType="separate"/>
      </w:r>
      <w:r w:rsidR="00E71C95" w:rsidRPr="00CE44CF">
        <w:rPr>
          <w:sz w:val="20"/>
          <w:szCs w:val="20"/>
          <w:highlight w:val="yellow"/>
          <w:lang w:val="en-GB"/>
        </w:rPr>
        <w:t xml:space="preserve">Figure </w:t>
      </w:r>
      <w:r w:rsidR="00E71C95" w:rsidRPr="00CE44CF">
        <w:rPr>
          <w:noProof/>
          <w:sz w:val="20"/>
          <w:szCs w:val="20"/>
          <w:highlight w:val="yellow"/>
          <w:lang w:val="en-GB"/>
        </w:rPr>
        <w:t>13</w:t>
      </w:r>
      <w:r w:rsidR="00E71C95" w:rsidRPr="00CE44CF">
        <w:rPr>
          <w:sz w:val="20"/>
          <w:szCs w:val="20"/>
          <w:highlight w:val="yellow"/>
          <w:lang w:val="en-GB"/>
        </w:rPr>
        <w:fldChar w:fldCharType="end"/>
      </w:r>
      <w:r w:rsidR="00E71C95" w:rsidRPr="00CE44CF">
        <w:rPr>
          <w:sz w:val="20"/>
          <w:szCs w:val="20"/>
          <w:highlight w:val="yellow"/>
          <w:lang w:val="en-GB"/>
        </w:rPr>
        <w:t>).</w:t>
      </w:r>
    </w:p>
    <w:p w14:paraId="3D4253F6" w14:textId="77777777" w:rsidR="00D91A5A" w:rsidRPr="00CE44CF" w:rsidRDefault="0002006F" w:rsidP="008B5C7D">
      <w:pPr>
        <w:keepNext/>
        <w:jc w:val="both"/>
        <w:rPr>
          <w:highlight w:val="yellow"/>
          <w:lang w:val="en-GB"/>
        </w:rPr>
      </w:pPr>
      <w:r w:rsidRPr="00CE44CF">
        <w:rPr>
          <w:noProof/>
          <w:highlight w:val="yellow"/>
          <w:lang w:val="en-GB" w:eastAsia="en-GB"/>
        </w:rPr>
        <w:lastRenderedPageBreak/>
        <w:drawing>
          <wp:inline distT="0" distB="0" distL="0" distR="0" wp14:anchorId="037D71CC" wp14:editId="7E834DC9">
            <wp:extent cx="5943600" cy="3025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25775"/>
                    </a:xfrm>
                    <a:prstGeom prst="rect">
                      <a:avLst/>
                    </a:prstGeom>
                  </pic:spPr>
                </pic:pic>
              </a:graphicData>
            </a:graphic>
          </wp:inline>
        </w:drawing>
      </w:r>
    </w:p>
    <w:p w14:paraId="349BEB05" w14:textId="77777777" w:rsidR="00E35C5A" w:rsidRPr="00CE44CF" w:rsidRDefault="00D91A5A" w:rsidP="008B5C7D">
      <w:pPr>
        <w:pStyle w:val="Caption"/>
        <w:jc w:val="both"/>
        <w:rPr>
          <w:highlight w:val="yellow"/>
          <w:lang w:val="en-GB"/>
        </w:rPr>
      </w:pPr>
      <w:bookmarkStart w:id="96" w:name="_Ref531777306"/>
      <w:bookmarkStart w:id="97" w:name="_Toc531554562"/>
      <w:r w:rsidRPr="00CE44CF">
        <w:rPr>
          <w:highlight w:val="yellow"/>
          <w:lang w:val="en-GB"/>
        </w:rPr>
        <w:t xml:space="preserve">Figure </w:t>
      </w:r>
      <w:r w:rsidRPr="00CE44CF">
        <w:rPr>
          <w:highlight w:val="yellow"/>
          <w:lang w:val="en-GB"/>
        </w:rPr>
        <w:fldChar w:fldCharType="begin"/>
      </w:r>
      <w:r w:rsidRPr="00CE44CF">
        <w:rPr>
          <w:highlight w:val="yellow"/>
          <w:lang w:val="en-GB"/>
        </w:rPr>
        <w:instrText xml:space="preserve"> SEQ Figure \* ARABIC </w:instrText>
      </w:r>
      <w:r w:rsidRPr="00CE44CF">
        <w:rPr>
          <w:highlight w:val="yellow"/>
          <w:lang w:val="en-GB"/>
        </w:rPr>
        <w:fldChar w:fldCharType="separate"/>
      </w:r>
      <w:r w:rsidR="0084257E" w:rsidRPr="00CE44CF">
        <w:rPr>
          <w:noProof/>
          <w:highlight w:val="yellow"/>
          <w:lang w:val="en-GB"/>
        </w:rPr>
        <w:t>13</w:t>
      </w:r>
      <w:r w:rsidRPr="00CE44CF">
        <w:rPr>
          <w:highlight w:val="yellow"/>
          <w:lang w:val="en-GB"/>
        </w:rPr>
        <w:fldChar w:fldCharType="end"/>
      </w:r>
      <w:bookmarkEnd w:id="96"/>
      <w:r w:rsidRPr="00CE44CF">
        <w:rPr>
          <w:highlight w:val="yellow"/>
          <w:lang w:val="en-GB"/>
        </w:rPr>
        <w:t xml:space="preserve">: </w:t>
      </w:r>
      <w:r w:rsidR="00A631CE" w:rsidRPr="00CE44CF">
        <w:rPr>
          <w:highlight w:val="yellow"/>
          <w:lang w:val="en-GB"/>
        </w:rPr>
        <w:t>Accuracy</w:t>
      </w:r>
      <w:r w:rsidRPr="00CE44CF">
        <w:rPr>
          <w:highlight w:val="yellow"/>
          <w:lang w:val="en-GB"/>
        </w:rPr>
        <w:t xml:space="preserve"> of each model</w:t>
      </w:r>
      <w:bookmarkEnd w:id="97"/>
    </w:p>
    <w:p w14:paraId="5C93F2CF" w14:textId="77777777" w:rsidR="00F31FA2" w:rsidRPr="00CE44CF" w:rsidRDefault="00F31FA2" w:rsidP="008B5C7D">
      <w:pPr>
        <w:spacing w:line="360" w:lineRule="auto"/>
        <w:jc w:val="both"/>
        <w:rPr>
          <w:sz w:val="20"/>
          <w:highlight w:val="yellow"/>
          <w:lang w:val="en-GB"/>
        </w:rPr>
      </w:pPr>
      <w:r w:rsidRPr="00CE44CF">
        <w:rPr>
          <w:sz w:val="20"/>
          <w:highlight w:val="yellow"/>
          <w:lang w:val="en-GB"/>
        </w:rPr>
        <w:t>But since output is not equally distributed in the data set</w:t>
      </w:r>
      <w:r w:rsidR="00E71C95" w:rsidRPr="00CE44CF">
        <w:rPr>
          <w:sz w:val="20"/>
          <w:highlight w:val="yellow"/>
          <w:lang w:val="en-GB"/>
        </w:rPr>
        <w:t xml:space="preserve"> and we have a specific problem at hand</w:t>
      </w:r>
      <w:r w:rsidRPr="00CE44CF">
        <w:rPr>
          <w:sz w:val="20"/>
          <w:highlight w:val="yellow"/>
          <w:lang w:val="en-GB"/>
        </w:rPr>
        <w:t>, it is not advisable to focus merely on the statistical accuracy (that is one of the reasons why we introduced a new monetary formula to measure how precise our models are in real business terms). Although differences in accuracy were almost indistinguishable, a significant difference in model</w:t>
      </w:r>
      <w:r w:rsidR="00EC6065" w:rsidRPr="00CE44CF">
        <w:rPr>
          <w:sz w:val="20"/>
          <w:highlight w:val="yellow"/>
          <w:lang w:val="en-GB"/>
        </w:rPr>
        <w:t xml:space="preserve"> </w:t>
      </w:r>
      <w:r w:rsidRPr="00CE44CF">
        <w:rPr>
          <w:sz w:val="20"/>
          <w:highlight w:val="yellow"/>
          <w:lang w:val="en-GB"/>
        </w:rPr>
        <w:t xml:space="preserve">performance have been identified in </w:t>
      </w:r>
      <w:r w:rsidRPr="00CE44CF">
        <w:rPr>
          <w:sz w:val="20"/>
          <w:szCs w:val="20"/>
          <w:highlight w:val="yellow"/>
          <w:lang w:val="en-GB"/>
        </w:rPr>
        <w:t xml:space="preserve">the </w:t>
      </w:r>
      <w:r w:rsidR="00E71C95" w:rsidRPr="00CE44CF">
        <w:rPr>
          <w:sz w:val="20"/>
          <w:szCs w:val="20"/>
          <w:highlight w:val="yellow"/>
          <w:lang w:val="en-GB"/>
        </w:rPr>
        <w:fldChar w:fldCharType="begin"/>
      </w:r>
      <w:r w:rsidR="00E71C95" w:rsidRPr="00CE44CF">
        <w:rPr>
          <w:sz w:val="20"/>
          <w:szCs w:val="20"/>
          <w:highlight w:val="yellow"/>
          <w:lang w:val="en-GB"/>
        </w:rPr>
        <w:instrText xml:space="preserve"> REF _Ref531777406 \h  \* MERGEFORMAT </w:instrText>
      </w:r>
      <w:r w:rsidR="00E71C95" w:rsidRPr="00CE44CF">
        <w:rPr>
          <w:sz w:val="20"/>
          <w:szCs w:val="20"/>
          <w:highlight w:val="yellow"/>
          <w:lang w:val="en-GB"/>
        </w:rPr>
      </w:r>
      <w:r w:rsidR="00E71C95" w:rsidRPr="00CE44CF">
        <w:rPr>
          <w:sz w:val="20"/>
          <w:szCs w:val="20"/>
          <w:highlight w:val="yellow"/>
          <w:lang w:val="en-GB"/>
        </w:rPr>
        <w:fldChar w:fldCharType="separate"/>
      </w:r>
      <w:r w:rsidR="00E71C95" w:rsidRPr="00CE44CF">
        <w:rPr>
          <w:sz w:val="20"/>
          <w:szCs w:val="20"/>
          <w:highlight w:val="yellow"/>
          <w:lang w:val="en-GB"/>
        </w:rPr>
        <w:t>Monetary score of each model</w:t>
      </w:r>
      <w:r w:rsidR="00E71C95" w:rsidRPr="00CE44CF">
        <w:rPr>
          <w:sz w:val="20"/>
          <w:szCs w:val="20"/>
          <w:highlight w:val="yellow"/>
          <w:lang w:val="en-GB"/>
        </w:rPr>
        <w:fldChar w:fldCharType="end"/>
      </w:r>
      <w:r w:rsidRPr="00CE44CF">
        <w:rPr>
          <w:sz w:val="20"/>
          <w:highlight w:val="yellow"/>
          <w:lang w:val="en-GB"/>
        </w:rPr>
        <w:t xml:space="preserve">. This is because the correct prediction of customers who are going to stay is much less valuable </w:t>
      </w:r>
      <w:r w:rsidR="0038022B" w:rsidRPr="00CE44CF">
        <w:rPr>
          <w:sz w:val="20"/>
          <w:highlight w:val="yellow"/>
          <w:lang w:val="en-GB"/>
        </w:rPr>
        <w:t>for</w:t>
      </w:r>
      <w:r w:rsidRPr="00CE44CF">
        <w:rPr>
          <w:sz w:val="20"/>
          <w:highlight w:val="yellow"/>
          <w:lang w:val="en-GB"/>
        </w:rPr>
        <w:t xml:space="preserve"> the company than the correct predictions of customers who are going to leave. Additionally, a wrong prediction of customers who are going to leave costs the company three times as much as the wrong prediction of customers who are going to stay.</w:t>
      </w:r>
    </w:p>
    <w:p w14:paraId="32D6E0CB" w14:textId="77777777" w:rsidR="00E35C5A" w:rsidRPr="00CE44CF" w:rsidRDefault="00E35C5A" w:rsidP="008B5C7D">
      <w:pPr>
        <w:spacing w:line="360" w:lineRule="auto"/>
        <w:jc w:val="both"/>
        <w:rPr>
          <w:sz w:val="20"/>
          <w:highlight w:val="yellow"/>
          <w:lang w:val="en-GB"/>
        </w:rPr>
      </w:pPr>
    </w:p>
    <w:p w14:paraId="787A8D4E" w14:textId="77777777" w:rsidR="00E35C5A" w:rsidRPr="00CE44CF" w:rsidRDefault="00E35C5A" w:rsidP="008B5C7D">
      <w:pPr>
        <w:spacing w:line="360" w:lineRule="auto"/>
        <w:jc w:val="both"/>
        <w:rPr>
          <w:sz w:val="20"/>
          <w:highlight w:val="yellow"/>
          <w:lang w:val="en-GB"/>
        </w:rPr>
      </w:pPr>
    </w:p>
    <w:p w14:paraId="108BE712" w14:textId="77777777" w:rsidR="00E35C5A" w:rsidRPr="00CE44CF" w:rsidRDefault="00F31FA2" w:rsidP="008B5C7D">
      <w:pPr>
        <w:spacing w:line="360" w:lineRule="auto"/>
        <w:jc w:val="both"/>
        <w:rPr>
          <w:sz w:val="20"/>
          <w:highlight w:val="yellow"/>
          <w:lang w:val="en-GB"/>
        </w:rPr>
      </w:pPr>
      <w:r w:rsidRPr="00CE44CF">
        <w:rPr>
          <w:sz w:val="20"/>
          <w:highlight w:val="yellow"/>
          <w:lang w:val="en-GB"/>
        </w:rPr>
        <w:t xml:space="preserve">Before deciding on which models </w:t>
      </w:r>
      <w:r w:rsidR="008F1CA7" w:rsidRPr="00CE44CF">
        <w:rPr>
          <w:sz w:val="20"/>
          <w:highlight w:val="yellow"/>
          <w:lang w:val="en-GB"/>
        </w:rPr>
        <w:t>are the most promising, a cross-</w:t>
      </w:r>
      <w:r w:rsidRPr="00CE44CF">
        <w:rPr>
          <w:sz w:val="20"/>
          <w:highlight w:val="yellow"/>
          <w:lang w:val="en-GB"/>
        </w:rPr>
        <w:t>validation has been performed in order to exclude the possibility of making wrong conclusions caused by randomne</w:t>
      </w:r>
      <w:r w:rsidR="009A0884" w:rsidRPr="00CE44CF">
        <w:rPr>
          <w:sz w:val="20"/>
          <w:highlight w:val="yellow"/>
          <w:lang w:val="en-GB"/>
        </w:rPr>
        <w:t>ss which could be a result of a</w:t>
      </w:r>
      <w:r w:rsidRPr="00CE44CF">
        <w:rPr>
          <w:sz w:val="20"/>
          <w:highlight w:val="yellow"/>
          <w:lang w:val="en-GB"/>
        </w:rPr>
        <w:t xml:space="preserve"> one-time model testing on a single test data set</w:t>
      </w:r>
      <w:r w:rsidR="005D2D3A" w:rsidRPr="00CE44CF">
        <w:rPr>
          <w:sz w:val="20"/>
          <w:highlight w:val="yellow"/>
          <w:lang w:val="en-GB"/>
        </w:rPr>
        <w:t xml:space="preserve"> </w:t>
      </w:r>
      <w:r w:rsidR="005D2D3A" w:rsidRPr="00CE44CF">
        <w:rPr>
          <w:sz w:val="20"/>
          <w:highlight w:val="yellow"/>
          <w:lang w:val="en-GB"/>
        </w:rPr>
        <w:fldChar w:fldCharType="begin"/>
      </w:r>
      <w:r w:rsidR="005D2D3A" w:rsidRPr="00CE44CF">
        <w:rPr>
          <w:sz w:val="20"/>
          <w:highlight w:val="yellow"/>
          <w:lang w:val="en-GB"/>
        </w:rPr>
        <w:instrText xml:space="preserve"> REF _Ref531813898 \r \h </w:instrText>
      </w:r>
      <w:r w:rsidR="00242AC3" w:rsidRPr="00CE44CF">
        <w:rPr>
          <w:sz w:val="20"/>
          <w:highlight w:val="yellow"/>
          <w:lang w:val="en-GB"/>
        </w:rPr>
        <w:instrText xml:space="preserve"> \* MERGEFORMAT </w:instrText>
      </w:r>
      <w:r w:rsidR="005D2D3A" w:rsidRPr="00CE44CF">
        <w:rPr>
          <w:sz w:val="20"/>
          <w:highlight w:val="yellow"/>
          <w:lang w:val="en-GB"/>
        </w:rPr>
      </w:r>
      <w:r w:rsidR="005D2D3A" w:rsidRPr="00CE44CF">
        <w:rPr>
          <w:sz w:val="20"/>
          <w:highlight w:val="yellow"/>
          <w:lang w:val="en-GB"/>
        </w:rPr>
        <w:fldChar w:fldCharType="separate"/>
      </w:r>
      <w:r w:rsidR="005D2D3A" w:rsidRPr="00CE44CF">
        <w:rPr>
          <w:sz w:val="20"/>
          <w:highlight w:val="yellow"/>
          <w:lang w:val="en-GB"/>
        </w:rPr>
        <w:t>[21]</w:t>
      </w:r>
      <w:r w:rsidR="005D2D3A" w:rsidRPr="00CE44CF">
        <w:rPr>
          <w:sz w:val="20"/>
          <w:highlight w:val="yellow"/>
          <w:lang w:val="en-GB"/>
        </w:rPr>
        <w:fldChar w:fldCharType="end"/>
      </w:r>
      <w:r w:rsidRPr="00CE44CF">
        <w:rPr>
          <w:sz w:val="20"/>
          <w:highlight w:val="yellow"/>
          <w:lang w:val="en-GB"/>
        </w:rPr>
        <w:t>.</w:t>
      </w:r>
      <w:r w:rsidR="00514514" w:rsidRPr="00CE44CF">
        <w:rPr>
          <w:sz w:val="20"/>
          <w:highlight w:val="yellow"/>
          <w:lang w:val="en-GB"/>
        </w:rPr>
        <w:t xml:space="preserve"> </w:t>
      </w:r>
      <w:r w:rsidR="008F1CA7" w:rsidRPr="00CE44CF">
        <w:rPr>
          <w:sz w:val="20"/>
          <w:highlight w:val="yellow"/>
          <w:lang w:val="en-GB"/>
        </w:rPr>
        <w:t xml:space="preserve">The perceptron model is providing a significantly worse accuracy than the other models and does not perform well on the monetary score either. This and the long training times are the reason why we excluded it from cross-validation. </w:t>
      </w:r>
      <w:r w:rsidR="00514514" w:rsidRPr="00CE44CF">
        <w:rPr>
          <w:sz w:val="20"/>
          <w:highlight w:val="yellow"/>
          <w:lang w:val="en-GB"/>
        </w:rPr>
        <w:t>In order to make results comparable we extrapolated the cross-validation results to have the equal size of the test set.</w:t>
      </w:r>
    </w:p>
    <w:p w14:paraId="622C4938" w14:textId="77777777" w:rsidR="00D91A5A" w:rsidRPr="00CE44CF" w:rsidRDefault="00D91A5A" w:rsidP="008B5C7D">
      <w:pPr>
        <w:keepNext/>
        <w:jc w:val="both"/>
        <w:rPr>
          <w:highlight w:val="yellow"/>
          <w:lang w:val="en-GB"/>
        </w:rPr>
      </w:pPr>
    </w:p>
    <w:p w14:paraId="5801E593" w14:textId="77777777" w:rsidR="00946E2A" w:rsidRPr="00CE44CF" w:rsidRDefault="00946E2A" w:rsidP="008B5C7D">
      <w:pPr>
        <w:jc w:val="both"/>
        <w:rPr>
          <w:highlight w:val="yellow"/>
          <w:lang w:val="en-GB"/>
        </w:rPr>
      </w:pPr>
    </w:p>
    <w:p w14:paraId="5BD11862" w14:textId="77777777" w:rsidR="00E35C5A" w:rsidRPr="00CE44CF" w:rsidRDefault="00F31FA2" w:rsidP="008B5C7D">
      <w:pPr>
        <w:spacing w:line="360" w:lineRule="auto"/>
        <w:jc w:val="both"/>
        <w:rPr>
          <w:sz w:val="20"/>
          <w:highlight w:val="yellow"/>
          <w:lang w:val="en-GB"/>
        </w:rPr>
      </w:pPr>
      <w:r w:rsidRPr="00CE44CF">
        <w:rPr>
          <w:sz w:val="20"/>
          <w:highlight w:val="yellow"/>
          <w:lang w:val="en-GB"/>
        </w:rPr>
        <w:t xml:space="preserve">After cross validating the model </w:t>
      </w:r>
      <w:r w:rsidRPr="00CE44CF">
        <w:rPr>
          <w:sz w:val="20"/>
          <w:szCs w:val="20"/>
          <w:highlight w:val="yellow"/>
          <w:lang w:val="en-GB"/>
        </w:rPr>
        <w:t>performance</w:t>
      </w:r>
      <w:r w:rsidR="00EC6065" w:rsidRPr="00CE44CF">
        <w:rPr>
          <w:sz w:val="20"/>
          <w:szCs w:val="20"/>
          <w:highlight w:val="yellow"/>
          <w:lang w:val="en-GB"/>
        </w:rPr>
        <w:t xml:space="preserve"> (cf. </w:t>
      </w:r>
      <w:r w:rsidR="00EC6065" w:rsidRPr="00CE44CF">
        <w:rPr>
          <w:sz w:val="20"/>
          <w:szCs w:val="20"/>
          <w:highlight w:val="yellow"/>
          <w:lang w:val="en-GB"/>
        </w:rPr>
        <w:fldChar w:fldCharType="begin"/>
      </w:r>
      <w:r w:rsidR="00EC6065" w:rsidRPr="00CE44CF">
        <w:rPr>
          <w:sz w:val="20"/>
          <w:szCs w:val="20"/>
          <w:highlight w:val="yellow"/>
          <w:lang w:val="en-GB"/>
        </w:rPr>
        <w:instrText xml:space="preserve"> REF _Ref531777516 \h  \* MERGEFORMAT </w:instrText>
      </w:r>
      <w:r w:rsidR="00EC6065" w:rsidRPr="00CE44CF">
        <w:rPr>
          <w:sz w:val="20"/>
          <w:szCs w:val="20"/>
          <w:highlight w:val="yellow"/>
          <w:lang w:val="en-GB"/>
        </w:rPr>
      </w:r>
      <w:r w:rsidR="00EC6065" w:rsidRPr="00CE44CF">
        <w:rPr>
          <w:sz w:val="20"/>
          <w:szCs w:val="20"/>
          <w:highlight w:val="yellow"/>
          <w:lang w:val="en-GB"/>
        </w:rPr>
        <w:fldChar w:fldCharType="separate"/>
      </w:r>
      <w:r w:rsidR="00EC6065" w:rsidRPr="00CE44CF">
        <w:rPr>
          <w:sz w:val="20"/>
          <w:szCs w:val="20"/>
          <w:highlight w:val="yellow"/>
          <w:lang w:val="en-GB"/>
        </w:rPr>
        <w:t xml:space="preserve">Figure </w:t>
      </w:r>
      <w:r w:rsidR="00EC6065" w:rsidRPr="00CE44CF">
        <w:rPr>
          <w:noProof/>
          <w:sz w:val="20"/>
          <w:szCs w:val="20"/>
          <w:highlight w:val="yellow"/>
          <w:lang w:val="en-GB"/>
        </w:rPr>
        <w:t>15</w:t>
      </w:r>
      <w:r w:rsidR="00EC6065" w:rsidRPr="00CE44CF">
        <w:rPr>
          <w:sz w:val="20"/>
          <w:szCs w:val="20"/>
          <w:highlight w:val="yellow"/>
          <w:lang w:val="en-GB"/>
        </w:rPr>
        <w:fldChar w:fldCharType="end"/>
      </w:r>
      <w:r w:rsidR="00EC6065" w:rsidRPr="00CE44CF">
        <w:rPr>
          <w:sz w:val="20"/>
          <w:szCs w:val="20"/>
          <w:highlight w:val="yellow"/>
          <w:lang w:val="en-GB"/>
        </w:rPr>
        <w:t>)</w:t>
      </w:r>
      <w:r w:rsidR="0049292B" w:rsidRPr="00CE44CF">
        <w:rPr>
          <w:sz w:val="20"/>
          <w:szCs w:val="20"/>
          <w:highlight w:val="yellow"/>
          <w:lang w:val="en-GB"/>
        </w:rPr>
        <w:t xml:space="preserve"> it has been</w:t>
      </w:r>
      <w:r w:rsidRPr="00CE44CF">
        <w:rPr>
          <w:sz w:val="20"/>
          <w:highlight w:val="yellow"/>
          <w:lang w:val="en-GB"/>
        </w:rPr>
        <w:t xml:space="preserve"> conclude</w:t>
      </w:r>
      <w:r w:rsidR="0049292B" w:rsidRPr="00CE44CF">
        <w:rPr>
          <w:sz w:val="20"/>
          <w:highlight w:val="yellow"/>
          <w:lang w:val="en-GB"/>
        </w:rPr>
        <w:t>d</w:t>
      </w:r>
      <w:r w:rsidRPr="00CE44CF">
        <w:rPr>
          <w:sz w:val="20"/>
          <w:highlight w:val="yellow"/>
          <w:lang w:val="en-GB"/>
        </w:rPr>
        <w:t xml:space="preserve"> that two models perform significantly better than any other model. It turned out that in this specific problem instance Random Forest and Support Vector Classification are able to provide the most valuable classification of customers.</w:t>
      </w:r>
    </w:p>
    <w:p w14:paraId="7FA15B96" w14:textId="77777777" w:rsidR="00F31FA2" w:rsidRPr="00CE44CF" w:rsidRDefault="00F31FA2" w:rsidP="008B5C7D">
      <w:pPr>
        <w:spacing w:line="360" w:lineRule="auto"/>
        <w:jc w:val="both"/>
        <w:rPr>
          <w:sz w:val="20"/>
          <w:highlight w:val="yellow"/>
          <w:lang w:val="en-GB"/>
        </w:rPr>
      </w:pPr>
    </w:p>
    <w:p w14:paraId="6C439096" w14:textId="77777777" w:rsidR="00FE05FC" w:rsidRPr="00CE44CF" w:rsidRDefault="00FE05FC" w:rsidP="008B5C7D">
      <w:pPr>
        <w:pStyle w:val="Heading1"/>
        <w:jc w:val="both"/>
        <w:rPr>
          <w:highlight w:val="yellow"/>
          <w:lang w:val="en-GB"/>
        </w:rPr>
      </w:pPr>
      <w:bookmarkStart w:id="98" w:name="_Ref531543718"/>
      <w:bookmarkStart w:id="99" w:name="_Ref531543721"/>
      <w:bookmarkStart w:id="100" w:name="_Toc531554546"/>
      <w:r w:rsidRPr="00CE44CF">
        <w:rPr>
          <w:highlight w:val="yellow"/>
          <w:lang w:val="en-GB"/>
        </w:rPr>
        <w:lastRenderedPageBreak/>
        <w:t>Model Tuning</w:t>
      </w:r>
      <w:bookmarkEnd w:id="98"/>
      <w:bookmarkEnd w:id="99"/>
      <w:bookmarkEnd w:id="100"/>
    </w:p>
    <w:p w14:paraId="770EB783" w14:textId="77777777" w:rsidR="00E35C5A" w:rsidRPr="00CE44CF" w:rsidRDefault="00E35C5A" w:rsidP="008B5C7D">
      <w:pPr>
        <w:spacing w:line="360" w:lineRule="auto"/>
        <w:jc w:val="both"/>
        <w:rPr>
          <w:sz w:val="20"/>
          <w:highlight w:val="yellow"/>
          <w:lang w:val="en-GB"/>
        </w:rPr>
      </w:pPr>
    </w:p>
    <w:p w14:paraId="0AA30186" w14:textId="77777777" w:rsidR="00D91A5A" w:rsidRPr="00CE44CF" w:rsidRDefault="00F31FA2" w:rsidP="008B5C7D">
      <w:pPr>
        <w:spacing w:line="360" w:lineRule="auto"/>
        <w:jc w:val="both"/>
        <w:rPr>
          <w:sz w:val="20"/>
          <w:szCs w:val="20"/>
          <w:highlight w:val="yellow"/>
          <w:lang w:val="en-GB"/>
        </w:rPr>
      </w:pPr>
      <w:r w:rsidRPr="00CE44CF">
        <w:rPr>
          <w:sz w:val="20"/>
          <w:highlight w:val="yellow"/>
          <w:lang w:val="en-GB"/>
        </w:rPr>
        <w:t xml:space="preserve">In order to tune the models for even better performance, </w:t>
      </w:r>
      <w:r w:rsidR="007D797C" w:rsidRPr="00CE44CF">
        <w:rPr>
          <w:sz w:val="20"/>
          <w:highlight w:val="yellow"/>
          <w:lang w:val="en-GB"/>
        </w:rPr>
        <w:t xml:space="preserve">we used different parameters in </w:t>
      </w:r>
      <w:r w:rsidR="00913D30" w:rsidRPr="00CE44CF">
        <w:rPr>
          <w:sz w:val="20"/>
          <w:highlight w:val="yellow"/>
          <w:lang w:val="en-GB"/>
        </w:rPr>
        <w:t>a</w:t>
      </w:r>
      <w:r w:rsidRPr="00CE44CF">
        <w:rPr>
          <w:sz w:val="20"/>
          <w:highlight w:val="yellow"/>
          <w:lang w:val="en-GB"/>
        </w:rPr>
        <w:t xml:space="preserve"> </w:t>
      </w:r>
      <w:r w:rsidR="00913D30" w:rsidRPr="00CE44CF">
        <w:rPr>
          <w:sz w:val="20"/>
          <w:highlight w:val="yellow"/>
          <w:lang w:val="en-GB"/>
        </w:rPr>
        <w:t>grid</w:t>
      </w:r>
      <w:r w:rsidRPr="00CE44CF">
        <w:rPr>
          <w:sz w:val="20"/>
          <w:highlight w:val="yellow"/>
          <w:lang w:val="en-GB"/>
        </w:rPr>
        <w:t xml:space="preserve"> </w:t>
      </w:r>
      <w:r w:rsidR="00913D30" w:rsidRPr="00CE44CF">
        <w:rPr>
          <w:sz w:val="20"/>
          <w:highlight w:val="yellow"/>
          <w:lang w:val="en-GB"/>
        </w:rPr>
        <w:t>search</w:t>
      </w:r>
      <w:r w:rsidR="00EB3C20" w:rsidRPr="00CE44CF">
        <w:rPr>
          <w:sz w:val="20"/>
          <w:highlight w:val="yellow"/>
          <w:lang w:val="en-GB"/>
        </w:rPr>
        <w:t xml:space="preserve">, which cross validates </w:t>
      </w:r>
      <w:r w:rsidR="00A05EF2" w:rsidRPr="00CE44CF">
        <w:rPr>
          <w:sz w:val="20"/>
          <w:highlight w:val="yellow"/>
          <w:lang w:val="en-GB"/>
        </w:rPr>
        <w:t>the</w:t>
      </w:r>
      <w:r w:rsidR="00EB3C20" w:rsidRPr="00CE44CF">
        <w:rPr>
          <w:sz w:val="20"/>
          <w:highlight w:val="yellow"/>
          <w:lang w:val="en-GB"/>
        </w:rPr>
        <w:t xml:space="preserve"> results </w:t>
      </w:r>
      <w:r w:rsidR="00913D30" w:rsidRPr="00CE44CF">
        <w:rPr>
          <w:sz w:val="20"/>
          <w:highlight w:val="yellow"/>
          <w:lang w:val="en-GB"/>
        </w:rPr>
        <w:t>to find the best</w:t>
      </w:r>
      <w:r w:rsidRPr="00CE44CF">
        <w:rPr>
          <w:sz w:val="20"/>
          <w:highlight w:val="yellow"/>
          <w:lang w:val="en-GB"/>
        </w:rPr>
        <w:t xml:space="preserve"> settings</w:t>
      </w:r>
      <w:r w:rsidR="00913D30" w:rsidRPr="00CE44CF">
        <w:rPr>
          <w:sz w:val="20"/>
          <w:highlight w:val="yellow"/>
          <w:lang w:val="en-GB"/>
        </w:rPr>
        <w:t xml:space="preserve"> for the two models</w:t>
      </w:r>
      <w:r w:rsidRPr="00CE44CF">
        <w:rPr>
          <w:sz w:val="20"/>
          <w:highlight w:val="yellow"/>
          <w:lang w:val="en-GB"/>
        </w:rPr>
        <w:t xml:space="preserve">. As a result, </w:t>
      </w:r>
      <w:r w:rsidR="00913D30" w:rsidRPr="00CE44CF">
        <w:rPr>
          <w:sz w:val="20"/>
          <w:highlight w:val="yellow"/>
          <w:lang w:val="en-GB"/>
        </w:rPr>
        <w:t xml:space="preserve">the </w:t>
      </w:r>
      <w:r w:rsidR="00A05EF2" w:rsidRPr="00CE44CF">
        <w:rPr>
          <w:sz w:val="20"/>
          <w:highlight w:val="yellow"/>
          <w:lang w:val="en-GB"/>
        </w:rPr>
        <w:t>M</w:t>
      </w:r>
      <w:r w:rsidR="00913D30" w:rsidRPr="00CE44CF">
        <w:rPr>
          <w:sz w:val="20"/>
          <w:highlight w:val="yellow"/>
          <w:lang w:val="en-GB"/>
        </w:rPr>
        <w:t>onetary</w:t>
      </w:r>
      <w:r w:rsidRPr="00CE44CF">
        <w:rPr>
          <w:sz w:val="20"/>
          <w:highlight w:val="yellow"/>
          <w:lang w:val="en-GB"/>
        </w:rPr>
        <w:t xml:space="preserve"> </w:t>
      </w:r>
      <w:r w:rsidR="00A05EF2" w:rsidRPr="00CE44CF">
        <w:rPr>
          <w:sz w:val="20"/>
          <w:highlight w:val="yellow"/>
          <w:lang w:val="en-GB"/>
        </w:rPr>
        <w:t xml:space="preserve">Score </w:t>
      </w:r>
      <w:r w:rsidR="008F1FA4" w:rsidRPr="00CE44CF">
        <w:rPr>
          <w:sz w:val="20"/>
          <w:highlight w:val="yellow"/>
          <w:lang w:val="en-GB"/>
        </w:rPr>
        <w:t>increased</w:t>
      </w:r>
      <w:r w:rsidR="007C2E0B" w:rsidRPr="00CE44CF">
        <w:rPr>
          <w:sz w:val="20"/>
          <w:highlight w:val="yellow"/>
          <w:lang w:val="en-GB"/>
        </w:rPr>
        <w:t xml:space="preserve"> from 30500€</w:t>
      </w:r>
      <w:r w:rsidR="008F1FA4" w:rsidRPr="00CE44CF">
        <w:rPr>
          <w:sz w:val="20"/>
          <w:highlight w:val="yellow"/>
          <w:lang w:val="en-GB"/>
        </w:rPr>
        <w:t xml:space="preserve"> to</w:t>
      </w:r>
      <w:r w:rsidR="004410C0" w:rsidRPr="00CE44CF">
        <w:rPr>
          <w:sz w:val="20"/>
          <w:highlight w:val="yellow"/>
          <w:lang w:val="en-GB"/>
        </w:rPr>
        <w:t xml:space="preserve"> </w:t>
      </w:r>
      <w:r w:rsidR="007C2E0B" w:rsidRPr="00CE44CF">
        <w:rPr>
          <w:sz w:val="20"/>
          <w:highlight w:val="yellow"/>
          <w:lang w:val="en-GB"/>
        </w:rPr>
        <w:t>48260</w:t>
      </w:r>
      <w:r w:rsidR="004410C0" w:rsidRPr="00CE44CF">
        <w:rPr>
          <w:sz w:val="20"/>
          <w:highlight w:val="yellow"/>
          <w:lang w:val="en-GB"/>
        </w:rPr>
        <w:t>€</w:t>
      </w:r>
      <w:r w:rsidRPr="00CE44CF">
        <w:rPr>
          <w:sz w:val="20"/>
          <w:highlight w:val="yellow"/>
          <w:lang w:val="en-GB"/>
        </w:rPr>
        <w:t xml:space="preserve"> for Random Forest and </w:t>
      </w:r>
      <w:r w:rsidR="007C2E0B" w:rsidRPr="00CE44CF">
        <w:rPr>
          <w:sz w:val="20"/>
          <w:highlight w:val="yellow"/>
          <w:lang w:val="en-GB"/>
        </w:rPr>
        <w:t>from</w:t>
      </w:r>
      <w:r w:rsidR="004410C0" w:rsidRPr="00CE44CF">
        <w:rPr>
          <w:sz w:val="20"/>
          <w:highlight w:val="yellow"/>
          <w:lang w:val="en-GB"/>
        </w:rPr>
        <w:t xml:space="preserve"> </w:t>
      </w:r>
      <w:r w:rsidR="008F1FA4" w:rsidRPr="00CE44CF">
        <w:rPr>
          <w:sz w:val="20"/>
          <w:highlight w:val="yellow"/>
          <w:lang w:val="en-GB"/>
        </w:rPr>
        <w:t>3707</w:t>
      </w:r>
      <w:r w:rsidR="004410C0" w:rsidRPr="00CE44CF">
        <w:rPr>
          <w:sz w:val="20"/>
          <w:highlight w:val="yellow"/>
          <w:lang w:val="en-GB"/>
        </w:rPr>
        <w:t>€</w:t>
      </w:r>
      <w:r w:rsidRPr="00CE44CF">
        <w:rPr>
          <w:sz w:val="20"/>
          <w:highlight w:val="yellow"/>
          <w:lang w:val="en-GB"/>
        </w:rPr>
        <w:t xml:space="preserve"> </w:t>
      </w:r>
      <w:r w:rsidR="007C2E0B" w:rsidRPr="00CE44CF">
        <w:rPr>
          <w:sz w:val="20"/>
          <w:highlight w:val="yellow"/>
          <w:lang w:val="en-GB"/>
        </w:rPr>
        <w:t xml:space="preserve">to 38660€ </w:t>
      </w:r>
      <w:r w:rsidRPr="00CE44CF">
        <w:rPr>
          <w:sz w:val="20"/>
          <w:highlight w:val="yellow"/>
          <w:lang w:val="en-GB"/>
        </w:rPr>
        <w:t xml:space="preserve">for Support Vector Classifier. </w:t>
      </w:r>
      <w:r w:rsidR="00EC6065" w:rsidRPr="00CE44CF">
        <w:rPr>
          <w:sz w:val="20"/>
          <w:highlight w:val="yellow"/>
          <w:lang w:val="en-GB"/>
        </w:rPr>
        <w:t>Grid</w:t>
      </w:r>
      <w:r w:rsidRPr="00CE44CF">
        <w:rPr>
          <w:sz w:val="20"/>
          <w:highlight w:val="yellow"/>
          <w:lang w:val="en-GB"/>
        </w:rPr>
        <w:t xml:space="preserve"> search </w:t>
      </w:r>
      <w:r w:rsidR="00EC6065" w:rsidRPr="00CE44CF">
        <w:rPr>
          <w:sz w:val="20"/>
          <w:highlight w:val="yellow"/>
          <w:lang w:val="en-GB"/>
        </w:rPr>
        <w:t>delivered</w:t>
      </w:r>
      <w:r w:rsidRPr="00CE44CF">
        <w:rPr>
          <w:sz w:val="20"/>
          <w:highlight w:val="yellow"/>
          <w:lang w:val="en-GB"/>
        </w:rPr>
        <w:t xml:space="preserve"> better results for Random </w:t>
      </w:r>
      <w:r w:rsidRPr="00CE44CF">
        <w:rPr>
          <w:sz w:val="20"/>
          <w:szCs w:val="20"/>
          <w:highlight w:val="yellow"/>
          <w:lang w:val="en-GB"/>
        </w:rPr>
        <w:t>Forest</w:t>
      </w:r>
      <w:r w:rsidR="00EC6065" w:rsidRPr="00CE44CF">
        <w:rPr>
          <w:sz w:val="20"/>
          <w:szCs w:val="20"/>
          <w:highlight w:val="yellow"/>
          <w:lang w:val="en-GB"/>
        </w:rPr>
        <w:t xml:space="preserve"> (cf. </w:t>
      </w:r>
      <w:r w:rsidR="00EC6065" w:rsidRPr="00CE44CF">
        <w:rPr>
          <w:sz w:val="20"/>
          <w:szCs w:val="20"/>
          <w:highlight w:val="yellow"/>
          <w:lang w:val="en-GB"/>
        </w:rPr>
        <w:fldChar w:fldCharType="begin"/>
      </w:r>
      <w:r w:rsidR="00EC6065" w:rsidRPr="00CE44CF">
        <w:rPr>
          <w:sz w:val="20"/>
          <w:szCs w:val="20"/>
          <w:highlight w:val="yellow"/>
          <w:lang w:val="en-GB"/>
        </w:rPr>
        <w:instrText xml:space="preserve"> REF _Ref531777652 \h  \* MERGEFORMAT </w:instrText>
      </w:r>
      <w:r w:rsidR="00EC6065" w:rsidRPr="00CE44CF">
        <w:rPr>
          <w:sz w:val="20"/>
          <w:szCs w:val="20"/>
          <w:highlight w:val="yellow"/>
          <w:lang w:val="en-GB"/>
        </w:rPr>
      </w:r>
      <w:r w:rsidR="00EC6065" w:rsidRPr="00CE44CF">
        <w:rPr>
          <w:sz w:val="20"/>
          <w:szCs w:val="20"/>
          <w:highlight w:val="yellow"/>
          <w:lang w:val="en-GB"/>
        </w:rPr>
        <w:fldChar w:fldCharType="separate"/>
      </w:r>
      <w:r w:rsidR="00EC6065" w:rsidRPr="00CE44CF">
        <w:rPr>
          <w:sz w:val="20"/>
          <w:szCs w:val="20"/>
          <w:highlight w:val="yellow"/>
          <w:lang w:val="en-GB"/>
        </w:rPr>
        <w:t xml:space="preserve">Figure </w:t>
      </w:r>
      <w:r w:rsidR="00EC6065" w:rsidRPr="00CE44CF">
        <w:rPr>
          <w:noProof/>
          <w:sz w:val="20"/>
          <w:szCs w:val="20"/>
          <w:highlight w:val="yellow"/>
          <w:lang w:val="en-GB"/>
        </w:rPr>
        <w:t>16</w:t>
      </w:r>
      <w:r w:rsidR="00EC6065" w:rsidRPr="00CE44CF">
        <w:rPr>
          <w:sz w:val="20"/>
          <w:szCs w:val="20"/>
          <w:highlight w:val="yellow"/>
          <w:lang w:val="en-GB"/>
        </w:rPr>
        <w:fldChar w:fldCharType="end"/>
      </w:r>
      <w:r w:rsidR="00EC6065" w:rsidRPr="00CE44CF">
        <w:rPr>
          <w:sz w:val="20"/>
          <w:szCs w:val="20"/>
          <w:highlight w:val="yellow"/>
          <w:lang w:val="en-GB"/>
        </w:rPr>
        <w:t>)</w:t>
      </w:r>
      <w:r w:rsidRPr="00CE44CF">
        <w:rPr>
          <w:sz w:val="20"/>
          <w:szCs w:val="20"/>
          <w:highlight w:val="yellow"/>
          <w:lang w:val="en-GB"/>
        </w:rPr>
        <w:t>, which indicates that good parameter settings turned out to be more relevant for that model.</w:t>
      </w:r>
    </w:p>
    <w:p w14:paraId="2A7E1892" w14:textId="77777777" w:rsidR="00D91A5A" w:rsidRPr="00CE44CF" w:rsidRDefault="008F1FA4" w:rsidP="008B5C7D">
      <w:pPr>
        <w:keepNext/>
        <w:spacing w:after="120"/>
        <w:jc w:val="both"/>
        <w:rPr>
          <w:highlight w:val="yellow"/>
          <w:lang w:val="en-GB"/>
        </w:rPr>
      </w:pPr>
      <w:r w:rsidRPr="00CE44CF">
        <w:rPr>
          <w:noProof/>
          <w:highlight w:val="yellow"/>
          <w:lang w:val="en-GB" w:eastAsia="en-GB"/>
        </w:rPr>
        <w:drawing>
          <wp:inline distT="0" distB="0" distL="0" distR="0" wp14:anchorId="0E4C1E72" wp14:editId="1938A9CC">
            <wp:extent cx="4833257" cy="2594777"/>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6138" cy="2601692"/>
                    </a:xfrm>
                    <a:prstGeom prst="rect">
                      <a:avLst/>
                    </a:prstGeom>
                  </pic:spPr>
                </pic:pic>
              </a:graphicData>
            </a:graphic>
          </wp:inline>
        </w:drawing>
      </w:r>
      <w:r w:rsidR="004B4B3D" w:rsidRPr="00CE44CF">
        <w:rPr>
          <w:highlight w:val="yellow"/>
          <w:lang w:val="en-GB"/>
        </w:rPr>
        <w:t xml:space="preserve"> </w:t>
      </w:r>
    </w:p>
    <w:p w14:paraId="428156EE" w14:textId="77777777" w:rsidR="00FE2C7A" w:rsidRPr="00CE44CF" w:rsidRDefault="00D91A5A" w:rsidP="008B5C7D">
      <w:pPr>
        <w:pStyle w:val="Caption"/>
        <w:jc w:val="both"/>
        <w:rPr>
          <w:b w:val="0"/>
          <w:sz w:val="22"/>
          <w:szCs w:val="22"/>
          <w:highlight w:val="yellow"/>
          <w:lang w:val="en-GB"/>
        </w:rPr>
      </w:pPr>
      <w:bookmarkStart w:id="101" w:name="_Ref531777652"/>
      <w:bookmarkStart w:id="102" w:name="_Toc531554565"/>
      <w:r w:rsidRPr="00CE44CF">
        <w:rPr>
          <w:highlight w:val="yellow"/>
          <w:lang w:val="en-GB"/>
        </w:rPr>
        <w:t xml:space="preserve">Figure </w:t>
      </w:r>
      <w:r w:rsidRPr="00CE44CF">
        <w:rPr>
          <w:highlight w:val="yellow"/>
          <w:lang w:val="en-GB"/>
        </w:rPr>
        <w:fldChar w:fldCharType="begin"/>
      </w:r>
      <w:r w:rsidRPr="00CE44CF">
        <w:rPr>
          <w:highlight w:val="yellow"/>
          <w:lang w:val="en-GB"/>
        </w:rPr>
        <w:instrText xml:space="preserve"> SEQ Figure \* ARABIC </w:instrText>
      </w:r>
      <w:r w:rsidRPr="00CE44CF">
        <w:rPr>
          <w:highlight w:val="yellow"/>
          <w:lang w:val="en-GB"/>
        </w:rPr>
        <w:fldChar w:fldCharType="separate"/>
      </w:r>
      <w:r w:rsidR="0084257E" w:rsidRPr="00CE44CF">
        <w:rPr>
          <w:noProof/>
          <w:highlight w:val="yellow"/>
          <w:lang w:val="en-GB"/>
        </w:rPr>
        <w:t>16</w:t>
      </w:r>
      <w:r w:rsidRPr="00CE44CF">
        <w:rPr>
          <w:highlight w:val="yellow"/>
          <w:lang w:val="en-GB"/>
        </w:rPr>
        <w:fldChar w:fldCharType="end"/>
      </w:r>
      <w:bookmarkEnd w:id="101"/>
      <w:r w:rsidRPr="00CE44CF">
        <w:rPr>
          <w:highlight w:val="yellow"/>
          <w:lang w:val="en-GB"/>
        </w:rPr>
        <w:t xml:space="preserve">: </w:t>
      </w:r>
      <w:bookmarkEnd w:id="102"/>
      <w:r w:rsidR="00E5289E" w:rsidRPr="00CE44CF">
        <w:rPr>
          <w:highlight w:val="yellow"/>
          <w:lang w:val="en-GB"/>
        </w:rPr>
        <w:t>Effect of model tuning using Grid Search</w:t>
      </w:r>
    </w:p>
    <w:p w14:paraId="76F0C3A5" w14:textId="77777777" w:rsidR="00655DF5" w:rsidRPr="00CE44CF" w:rsidRDefault="00655DF5" w:rsidP="008B5C7D">
      <w:pPr>
        <w:spacing w:after="120"/>
        <w:jc w:val="both"/>
        <w:rPr>
          <w:b/>
          <w:sz w:val="20"/>
          <w:szCs w:val="22"/>
          <w:highlight w:val="yellow"/>
          <w:lang w:val="en-GB"/>
        </w:rPr>
      </w:pPr>
    </w:p>
    <w:p w14:paraId="0D8E9352" w14:textId="77777777" w:rsidR="00EC6065" w:rsidRPr="00CE44CF" w:rsidRDefault="00EC6065" w:rsidP="008B5C7D">
      <w:pPr>
        <w:spacing w:after="120" w:line="360" w:lineRule="auto"/>
        <w:jc w:val="both"/>
        <w:rPr>
          <w:sz w:val="20"/>
          <w:szCs w:val="22"/>
          <w:highlight w:val="yellow"/>
          <w:lang w:val="en-GB"/>
        </w:rPr>
      </w:pPr>
      <w:r w:rsidRPr="00CE44CF">
        <w:rPr>
          <w:sz w:val="20"/>
          <w:szCs w:val="22"/>
          <w:highlight w:val="yellow"/>
          <w:lang w:val="en-GB"/>
        </w:rPr>
        <w:t xml:space="preserve">Due to the nature of the problem it is </w:t>
      </w:r>
      <w:r w:rsidR="00256C67" w:rsidRPr="00CE44CF">
        <w:rPr>
          <w:sz w:val="20"/>
          <w:szCs w:val="22"/>
          <w:highlight w:val="yellow"/>
          <w:lang w:val="en-GB"/>
        </w:rPr>
        <w:t>essential</w:t>
      </w:r>
      <w:r w:rsidRPr="00CE44CF">
        <w:rPr>
          <w:sz w:val="20"/>
          <w:szCs w:val="22"/>
          <w:highlight w:val="yellow"/>
          <w:lang w:val="en-GB"/>
        </w:rPr>
        <w:t xml:space="preserve"> not have false predictions on customers who do not leave. This is why we first apply the random forest model to perform a first prediction and </w:t>
      </w:r>
      <w:r w:rsidR="00026694" w:rsidRPr="00CE44CF">
        <w:rPr>
          <w:sz w:val="20"/>
          <w:szCs w:val="22"/>
          <w:highlight w:val="yellow"/>
          <w:lang w:val="en-GB"/>
        </w:rPr>
        <w:t>afterwards</w:t>
      </w:r>
      <w:r w:rsidRPr="00CE44CF">
        <w:rPr>
          <w:sz w:val="20"/>
          <w:szCs w:val="22"/>
          <w:highlight w:val="yellow"/>
          <w:lang w:val="en-GB"/>
        </w:rPr>
        <w:t xml:space="preserve"> </w:t>
      </w:r>
      <w:r w:rsidR="00026694" w:rsidRPr="00CE44CF">
        <w:rPr>
          <w:sz w:val="20"/>
          <w:szCs w:val="22"/>
          <w:highlight w:val="yellow"/>
          <w:lang w:val="en-GB"/>
        </w:rPr>
        <w:t>perform</w:t>
      </w:r>
      <w:r w:rsidRPr="00CE44CF">
        <w:rPr>
          <w:sz w:val="20"/>
          <w:szCs w:val="22"/>
          <w:highlight w:val="yellow"/>
          <w:lang w:val="en-GB"/>
        </w:rPr>
        <w:t xml:space="preserve"> a second prediction with the </w:t>
      </w:r>
      <w:r w:rsidR="004410C0" w:rsidRPr="00CE44CF">
        <w:rPr>
          <w:sz w:val="20"/>
          <w:szCs w:val="22"/>
          <w:highlight w:val="yellow"/>
          <w:lang w:val="en-GB"/>
        </w:rPr>
        <w:t>support vector classifier</w:t>
      </w:r>
      <w:r w:rsidR="00026694" w:rsidRPr="00CE44CF">
        <w:rPr>
          <w:sz w:val="20"/>
          <w:szCs w:val="22"/>
          <w:highlight w:val="yellow"/>
          <w:lang w:val="en-GB"/>
        </w:rPr>
        <w:t xml:space="preserve"> on the customers the random forest predicted</w:t>
      </w:r>
      <w:r w:rsidR="00A81FDD" w:rsidRPr="00CE44CF">
        <w:rPr>
          <w:sz w:val="20"/>
          <w:szCs w:val="22"/>
          <w:highlight w:val="yellow"/>
          <w:lang w:val="en-GB"/>
        </w:rPr>
        <w:t xml:space="preserve"> not leaving. This results in a total R</w:t>
      </w:r>
      <w:r w:rsidR="00026694" w:rsidRPr="00CE44CF">
        <w:rPr>
          <w:sz w:val="20"/>
          <w:szCs w:val="22"/>
          <w:highlight w:val="yellow"/>
          <w:lang w:val="en-GB"/>
        </w:rPr>
        <w:t xml:space="preserve">eturn on the Marketing campaign of </w:t>
      </w:r>
      <w:r w:rsidR="008F1FA4" w:rsidRPr="00CE44CF">
        <w:rPr>
          <w:sz w:val="20"/>
          <w:szCs w:val="22"/>
          <w:highlight w:val="yellow"/>
          <w:lang w:val="en-GB"/>
        </w:rPr>
        <w:t>61250</w:t>
      </w:r>
      <w:r w:rsidR="00026694" w:rsidRPr="00CE44CF">
        <w:rPr>
          <w:sz w:val="20"/>
          <w:szCs w:val="22"/>
          <w:highlight w:val="yellow"/>
          <w:lang w:val="en-GB"/>
        </w:rPr>
        <w:t xml:space="preserve">€ </w:t>
      </w:r>
      <w:r w:rsidR="008F1FA4" w:rsidRPr="00CE44CF">
        <w:rPr>
          <w:sz w:val="20"/>
          <w:szCs w:val="22"/>
          <w:highlight w:val="yellow"/>
          <w:lang w:val="en-GB"/>
        </w:rPr>
        <w:t>on the test set representing an average of 30.76€ per customer</w:t>
      </w:r>
      <w:r w:rsidR="00026694" w:rsidRPr="00CE44CF">
        <w:rPr>
          <w:sz w:val="20"/>
          <w:szCs w:val="22"/>
          <w:highlight w:val="yellow"/>
          <w:lang w:val="en-GB"/>
        </w:rPr>
        <w:t>.</w:t>
      </w:r>
    </w:p>
    <w:p w14:paraId="31B6665D" w14:textId="77777777" w:rsidR="00EC6065" w:rsidRPr="00CE44CF" w:rsidRDefault="00EC6065" w:rsidP="008B5C7D">
      <w:pPr>
        <w:spacing w:after="120"/>
        <w:jc w:val="both"/>
        <w:rPr>
          <w:b/>
          <w:sz w:val="20"/>
          <w:szCs w:val="22"/>
          <w:highlight w:val="yellow"/>
          <w:lang w:val="en-GB"/>
        </w:rPr>
      </w:pPr>
    </w:p>
    <w:p w14:paraId="3D81D2C1" w14:textId="77777777" w:rsidR="00E5289E" w:rsidRPr="00CE44CF" w:rsidRDefault="002D2D40" w:rsidP="008B5C7D">
      <w:pPr>
        <w:pStyle w:val="Heading1"/>
        <w:jc w:val="both"/>
        <w:rPr>
          <w:highlight w:val="yellow"/>
          <w:lang w:val="en-GB"/>
        </w:rPr>
      </w:pPr>
      <w:bookmarkStart w:id="103" w:name="_Ref531543742"/>
      <w:bookmarkStart w:id="104" w:name="_Ref531543760"/>
      <w:bookmarkStart w:id="105" w:name="_Toc531554547"/>
      <w:r w:rsidRPr="00CE44CF">
        <w:rPr>
          <w:highlight w:val="yellow"/>
          <w:lang w:val="en-GB"/>
        </w:rPr>
        <w:t>Conclusi</w:t>
      </w:r>
      <w:bookmarkEnd w:id="103"/>
      <w:bookmarkEnd w:id="104"/>
      <w:bookmarkEnd w:id="105"/>
      <w:r w:rsidR="00A81FDD" w:rsidRPr="00CE44CF">
        <w:rPr>
          <w:highlight w:val="yellow"/>
          <w:lang w:val="en-GB"/>
        </w:rPr>
        <w:t>on</w:t>
      </w:r>
    </w:p>
    <w:p w14:paraId="387F0F34" w14:textId="77777777" w:rsidR="00836945" w:rsidRPr="00E5289E" w:rsidRDefault="00836945" w:rsidP="008B5C7D">
      <w:pPr>
        <w:spacing w:line="360" w:lineRule="auto"/>
        <w:jc w:val="both"/>
        <w:rPr>
          <w:sz w:val="20"/>
          <w:lang w:val="en-GB"/>
        </w:rPr>
      </w:pPr>
      <w:r w:rsidRPr="00CE44CF">
        <w:rPr>
          <w:sz w:val="20"/>
          <w:highlight w:val="yellow"/>
          <w:lang w:val="en-GB"/>
        </w:rPr>
        <w:t xml:space="preserve">Starting out with a clean dataset with the goal of maximizing a marketing campaign we found it is still crucial to prepare the data for modelling. Moreover, it is important to define the problem and find appropriate measures </w:t>
      </w:r>
      <w:r w:rsidR="00A81FDD" w:rsidRPr="00CE44CF">
        <w:rPr>
          <w:sz w:val="20"/>
          <w:highlight w:val="yellow"/>
          <w:lang w:val="en-GB"/>
        </w:rPr>
        <w:t>for</w:t>
      </w:r>
      <w:r w:rsidRPr="00CE44CF">
        <w:rPr>
          <w:sz w:val="20"/>
          <w:highlight w:val="yellow"/>
          <w:lang w:val="en-GB"/>
        </w:rPr>
        <w:t xml:space="preserve"> testing </w:t>
      </w:r>
      <w:r w:rsidR="00A81FDD" w:rsidRPr="00CE44CF">
        <w:rPr>
          <w:sz w:val="20"/>
          <w:highlight w:val="yellow"/>
          <w:lang w:val="en-GB"/>
        </w:rPr>
        <w:t>models quality, since</w:t>
      </w:r>
      <w:r w:rsidRPr="00CE44CF">
        <w:rPr>
          <w:sz w:val="20"/>
          <w:highlight w:val="yellow"/>
          <w:lang w:val="en-GB"/>
        </w:rPr>
        <w:t xml:space="preserve"> standard statistical measures fail to grasp problem</w:t>
      </w:r>
      <w:r w:rsidR="00A81FDD" w:rsidRPr="00CE44CF">
        <w:rPr>
          <w:sz w:val="20"/>
          <w:highlight w:val="yellow"/>
          <w:lang w:val="en-GB"/>
        </w:rPr>
        <w:t>-specific</w:t>
      </w:r>
      <w:r w:rsidRPr="00CE44CF">
        <w:rPr>
          <w:sz w:val="20"/>
          <w:highlight w:val="yellow"/>
          <w:lang w:val="en-GB"/>
        </w:rPr>
        <w:t xml:space="preserve"> </w:t>
      </w:r>
      <w:r w:rsidR="00A81FDD" w:rsidRPr="00CE44CF">
        <w:rPr>
          <w:sz w:val="20"/>
          <w:highlight w:val="yellow"/>
          <w:lang w:val="en-GB"/>
        </w:rPr>
        <w:t>details</w:t>
      </w:r>
      <w:r w:rsidRPr="00CE44CF">
        <w:rPr>
          <w:sz w:val="20"/>
          <w:highlight w:val="yellow"/>
          <w:lang w:val="en-GB"/>
        </w:rPr>
        <w:t xml:space="preserve">. In our project we defined a return on marketing measure </w:t>
      </w:r>
      <w:r w:rsidR="00A81FDD" w:rsidRPr="00CE44CF">
        <w:rPr>
          <w:sz w:val="20"/>
          <w:highlight w:val="yellow"/>
          <w:lang w:val="en-GB"/>
        </w:rPr>
        <w:t>(Monetary Score) for models evaluation</w:t>
      </w:r>
      <w:r w:rsidRPr="00CE44CF">
        <w:rPr>
          <w:sz w:val="20"/>
          <w:highlight w:val="yellow"/>
          <w:lang w:val="en-GB"/>
        </w:rPr>
        <w:t xml:space="preserve"> and ide</w:t>
      </w:r>
      <w:r w:rsidR="00A81FDD" w:rsidRPr="00CE44CF">
        <w:rPr>
          <w:sz w:val="20"/>
          <w:highlight w:val="yellow"/>
          <w:lang w:val="en-GB"/>
        </w:rPr>
        <w:t>ntified the importance of minimizing the number of</w:t>
      </w:r>
      <w:r w:rsidRPr="00CE44CF">
        <w:rPr>
          <w:sz w:val="20"/>
          <w:highlight w:val="yellow"/>
          <w:lang w:val="en-GB"/>
        </w:rPr>
        <w:t xml:space="preserve"> false negative predictions. After testing different models, a common base of comparison has to be established as randomness play a decisive role in most of the models which might bias their outcome. We used cross-validation with our self-defined measure of marketing return to compare the models. Random Forest proved to be the best model for our problem case. Moreover, it is extremely important to mention that there was no </w:t>
      </w:r>
      <w:r w:rsidRPr="00CE44CF">
        <w:rPr>
          <w:sz w:val="20"/>
          <w:highlight w:val="yellow"/>
          <w:lang w:val="en-GB"/>
        </w:rPr>
        <w:lastRenderedPageBreak/>
        <w:t xml:space="preserve">linear relationship between the accuracy score of the models and their monetary score, solidifying the need for problem specific measures. Only two of our models are able to predict the customers churn in a way that applying the marketing campaign actually generates a profit with our test data. Improving the models by testing out different parameters even bettered their monetary score performance, resulting in a score of </w:t>
      </w:r>
      <w:r w:rsidR="007C2E0B" w:rsidRPr="00CE44CF">
        <w:rPr>
          <w:sz w:val="20"/>
          <w:highlight w:val="yellow"/>
          <w:lang w:val="en-GB"/>
        </w:rPr>
        <w:t xml:space="preserve">48260€ </w:t>
      </w:r>
      <w:r w:rsidRPr="00CE44CF">
        <w:rPr>
          <w:sz w:val="20"/>
          <w:highlight w:val="yellow"/>
          <w:lang w:val="en-GB"/>
        </w:rPr>
        <w:t xml:space="preserve">for the random forest classifier and a score of </w:t>
      </w:r>
      <w:r w:rsidR="007C2E0B" w:rsidRPr="00CE44CF">
        <w:rPr>
          <w:sz w:val="20"/>
          <w:highlight w:val="yellow"/>
          <w:lang w:val="en-GB"/>
        </w:rPr>
        <w:t xml:space="preserve">38660€ </w:t>
      </w:r>
      <w:r w:rsidRPr="00CE44CF">
        <w:rPr>
          <w:sz w:val="20"/>
          <w:highlight w:val="yellow"/>
          <w:lang w:val="en-GB"/>
        </w:rPr>
        <w:t xml:space="preserve">for the support vector machine. Given our insights on the problem we first used the random forest classifier to predict the customers churn and then performed a second prediction on the customers which were predicted not leaving in the first case to avoid false negative results. With this double testing approach, we were able to gain an estimated profit of </w:t>
      </w:r>
      <w:r w:rsidR="007C2E0B" w:rsidRPr="00CE44CF">
        <w:rPr>
          <w:sz w:val="20"/>
          <w:szCs w:val="22"/>
          <w:highlight w:val="yellow"/>
          <w:lang w:val="en-GB"/>
        </w:rPr>
        <w:t xml:space="preserve">61250€ </w:t>
      </w:r>
      <w:r w:rsidRPr="00CE44CF">
        <w:rPr>
          <w:sz w:val="20"/>
          <w:highlight w:val="yellow"/>
          <w:lang w:val="en-GB"/>
        </w:rPr>
        <w:t>for the marketing campaign. In conclusion, were able to turn theoretical data science knowledge into real profit for the company.</w:t>
      </w:r>
    </w:p>
    <w:p w14:paraId="7D77169A" w14:textId="77777777" w:rsidR="00836945" w:rsidRPr="00E5289E" w:rsidRDefault="00836945" w:rsidP="008B5C7D">
      <w:pPr>
        <w:spacing w:after="120"/>
        <w:jc w:val="both"/>
        <w:rPr>
          <w:b/>
          <w:sz w:val="22"/>
          <w:szCs w:val="22"/>
          <w:lang w:val="en-GB"/>
        </w:rPr>
        <w:sectPr w:rsidR="00836945" w:rsidRPr="00E5289E" w:rsidSect="0006602A">
          <w:footerReference w:type="default" r:id="rId24"/>
          <w:pgSz w:w="12240" w:h="15840"/>
          <w:pgMar w:top="1440" w:right="1440" w:bottom="1440" w:left="1440" w:header="720" w:footer="720" w:gutter="0"/>
          <w:pgNumType w:start="1"/>
          <w:cols w:space="720"/>
          <w:docGrid w:linePitch="360"/>
        </w:sectPr>
      </w:pPr>
    </w:p>
    <w:p w14:paraId="5CAB148B" w14:textId="77777777" w:rsidR="00291569" w:rsidRPr="00E5289E" w:rsidRDefault="00291569" w:rsidP="008B5C7D">
      <w:pPr>
        <w:pStyle w:val="Heading1"/>
        <w:jc w:val="both"/>
        <w:rPr>
          <w:lang w:val="en-GB"/>
        </w:rPr>
      </w:pPr>
      <w:bookmarkStart w:id="106" w:name="_Toc531554548"/>
      <w:r w:rsidRPr="00E5289E">
        <w:rPr>
          <w:lang w:val="en-GB"/>
        </w:rPr>
        <w:lastRenderedPageBreak/>
        <w:t>Acknowledgements</w:t>
      </w:r>
      <w:bookmarkEnd w:id="106"/>
    </w:p>
    <w:p w14:paraId="2A40096A" w14:textId="77777777" w:rsidR="00D05A01" w:rsidRDefault="00D05A01" w:rsidP="008B5C7D">
      <w:pPr>
        <w:spacing w:line="360" w:lineRule="auto"/>
        <w:jc w:val="both"/>
        <w:rPr>
          <w:sz w:val="20"/>
          <w:szCs w:val="20"/>
          <w:lang w:val="en-GB"/>
        </w:rPr>
      </w:pPr>
      <w:r>
        <w:rPr>
          <w:sz w:val="20"/>
          <w:szCs w:val="20"/>
          <w:lang w:val="en-GB"/>
        </w:rPr>
        <w:t>The project was conducted using the following python packages:</w:t>
      </w:r>
    </w:p>
    <w:p w14:paraId="75B5F714" w14:textId="77777777" w:rsidR="00D05A01" w:rsidRPr="00CB7604" w:rsidRDefault="00D05A01" w:rsidP="008B5C7D">
      <w:pPr>
        <w:pStyle w:val="ListParagraph"/>
        <w:numPr>
          <w:ilvl w:val="0"/>
          <w:numId w:val="23"/>
        </w:numPr>
        <w:spacing w:line="360" w:lineRule="auto"/>
        <w:jc w:val="both"/>
        <w:rPr>
          <w:sz w:val="20"/>
          <w:szCs w:val="20"/>
          <w:shd w:val="clear" w:color="auto" w:fill="FFFFFF"/>
          <w:lang w:val="en-US"/>
        </w:rPr>
      </w:pPr>
      <w:r w:rsidRPr="00CB7604">
        <w:rPr>
          <w:sz w:val="20"/>
          <w:szCs w:val="20"/>
          <w:shd w:val="clear" w:color="auto" w:fill="FFFFFF"/>
          <w:lang w:val="en-US"/>
        </w:rPr>
        <w:t>Fabian Pedregosa, et al. (2011). </w:t>
      </w:r>
      <w:r w:rsidRPr="00CB7604">
        <w:rPr>
          <w:rStyle w:val="Strong"/>
          <w:b w:val="0"/>
          <w:i/>
          <w:sz w:val="20"/>
          <w:szCs w:val="20"/>
          <w:shd w:val="clear" w:color="auto" w:fill="FFFFFF"/>
          <w:lang w:val="en-US"/>
        </w:rPr>
        <w:t>Scikit-learn: Machine Learning in Python</w:t>
      </w:r>
      <w:r w:rsidRPr="00CB7604">
        <w:rPr>
          <w:i/>
          <w:sz w:val="20"/>
          <w:szCs w:val="20"/>
          <w:shd w:val="clear" w:color="auto" w:fill="FFFFFF"/>
          <w:lang w:val="en-US"/>
        </w:rPr>
        <w:t>, Journal of Machine Learning Research</w:t>
      </w:r>
      <w:r w:rsidRPr="00CB7604">
        <w:rPr>
          <w:sz w:val="20"/>
          <w:szCs w:val="20"/>
          <w:shd w:val="clear" w:color="auto" w:fill="FFFFFF"/>
          <w:lang w:val="en-US"/>
        </w:rPr>
        <w:t>, </w:t>
      </w:r>
      <w:r w:rsidRPr="00CB7604">
        <w:rPr>
          <w:rStyle w:val="Strong"/>
          <w:b w:val="0"/>
          <w:sz w:val="20"/>
          <w:szCs w:val="20"/>
          <w:shd w:val="clear" w:color="auto" w:fill="FFFFFF"/>
          <w:lang w:val="en-US"/>
        </w:rPr>
        <w:t>12</w:t>
      </w:r>
      <w:r w:rsidRPr="00CB7604">
        <w:rPr>
          <w:sz w:val="20"/>
          <w:szCs w:val="20"/>
          <w:shd w:val="clear" w:color="auto" w:fill="FFFFFF"/>
          <w:lang w:val="en-US"/>
        </w:rPr>
        <w:t xml:space="preserve">, 2825-2830 </w:t>
      </w:r>
    </w:p>
    <w:p w14:paraId="60D4B6B8" w14:textId="77777777" w:rsidR="00D05A01" w:rsidRPr="00CB7604" w:rsidRDefault="00D05A01" w:rsidP="008B5C7D">
      <w:pPr>
        <w:pStyle w:val="ListParagraph"/>
        <w:numPr>
          <w:ilvl w:val="0"/>
          <w:numId w:val="23"/>
        </w:numPr>
        <w:spacing w:line="360" w:lineRule="auto"/>
        <w:jc w:val="both"/>
        <w:rPr>
          <w:sz w:val="20"/>
          <w:szCs w:val="20"/>
          <w:shd w:val="clear" w:color="auto" w:fill="FFFFFF"/>
          <w:lang w:val="en-US"/>
        </w:rPr>
      </w:pPr>
      <w:r w:rsidRPr="00CB7604">
        <w:rPr>
          <w:sz w:val="20"/>
          <w:szCs w:val="20"/>
          <w:shd w:val="clear" w:color="auto" w:fill="FFFFFF"/>
          <w:lang w:val="en-US"/>
        </w:rPr>
        <w:t>John D. Hunter</w:t>
      </w:r>
      <w:r w:rsidRPr="00CB7604">
        <w:rPr>
          <w:i/>
          <w:sz w:val="20"/>
          <w:szCs w:val="20"/>
          <w:shd w:val="clear" w:color="auto" w:fill="FFFFFF"/>
          <w:lang w:val="en-US"/>
        </w:rPr>
        <w:t>. </w:t>
      </w:r>
      <w:r w:rsidRPr="00CB7604">
        <w:rPr>
          <w:rStyle w:val="Strong"/>
          <w:b w:val="0"/>
          <w:i/>
          <w:sz w:val="20"/>
          <w:szCs w:val="20"/>
          <w:shd w:val="clear" w:color="auto" w:fill="FFFFFF"/>
          <w:lang w:val="en-US"/>
        </w:rPr>
        <w:t>Matplotlib: A 2D Graphics Environment</w:t>
      </w:r>
      <w:r w:rsidRPr="00CB7604">
        <w:rPr>
          <w:i/>
          <w:sz w:val="20"/>
          <w:szCs w:val="20"/>
          <w:shd w:val="clear" w:color="auto" w:fill="FFFFFF"/>
          <w:lang w:val="en-US"/>
        </w:rPr>
        <w:t>, Computing in Science &amp; Engineering</w:t>
      </w:r>
      <w:r w:rsidRPr="00CB7604">
        <w:rPr>
          <w:sz w:val="20"/>
          <w:szCs w:val="20"/>
          <w:shd w:val="clear" w:color="auto" w:fill="FFFFFF"/>
          <w:lang w:val="en-US"/>
        </w:rPr>
        <w:t>, </w:t>
      </w:r>
      <w:r w:rsidRPr="00CB7604">
        <w:rPr>
          <w:rStyle w:val="Strong"/>
          <w:b w:val="0"/>
          <w:sz w:val="20"/>
          <w:szCs w:val="20"/>
          <w:shd w:val="clear" w:color="auto" w:fill="FFFFFF"/>
          <w:lang w:val="en-US"/>
        </w:rPr>
        <w:t>9</w:t>
      </w:r>
      <w:r w:rsidRPr="00CB7604">
        <w:rPr>
          <w:sz w:val="20"/>
          <w:szCs w:val="20"/>
          <w:shd w:val="clear" w:color="auto" w:fill="FFFFFF"/>
          <w:lang w:val="en-US"/>
        </w:rPr>
        <w:t xml:space="preserve">, 90-95 (2007), </w:t>
      </w:r>
      <w:hyperlink r:id="rId25" w:history="1">
        <w:r w:rsidRPr="00CB7604">
          <w:rPr>
            <w:rStyle w:val="Hyperlink"/>
            <w:color w:val="auto"/>
            <w:sz w:val="20"/>
            <w:szCs w:val="20"/>
            <w:u w:val="none"/>
            <w:shd w:val="clear" w:color="auto" w:fill="FFFFFF"/>
            <w:lang w:val="en-US"/>
          </w:rPr>
          <w:t>DOI:10.1109/MCSE.2007.55</w:t>
        </w:r>
      </w:hyperlink>
    </w:p>
    <w:p w14:paraId="5B72A5CE" w14:textId="77777777" w:rsidR="00D05A01" w:rsidRDefault="00D05A01" w:rsidP="008B5C7D">
      <w:pPr>
        <w:pStyle w:val="ListParagraph"/>
        <w:numPr>
          <w:ilvl w:val="0"/>
          <w:numId w:val="23"/>
        </w:numPr>
        <w:spacing w:line="360" w:lineRule="auto"/>
        <w:jc w:val="both"/>
        <w:rPr>
          <w:rStyle w:val="Emphasis"/>
          <w:sz w:val="20"/>
          <w:shd w:val="clear" w:color="auto" w:fill="FFFFFF"/>
        </w:rPr>
      </w:pPr>
      <w:r w:rsidRPr="00CB7604">
        <w:rPr>
          <w:sz w:val="20"/>
          <w:shd w:val="clear" w:color="auto" w:fill="FFFFFF"/>
          <w:lang w:val="en-US"/>
        </w:rPr>
        <w:t xml:space="preserve">Seabold, Skipper, and Josef Perktold. (2010). </w:t>
      </w:r>
      <w:hyperlink r:id="rId26" w:history="1">
        <w:r w:rsidRPr="00CB7604">
          <w:rPr>
            <w:rStyle w:val="Hyperlink"/>
            <w:i/>
            <w:color w:val="auto"/>
            <w:sz w:val="20"/>
            <w:u w:val="none"/>
            <w:shd w:val="clear" w:color="auto" w:fill="FFFFFF"/>
            <w:lang w:val="en-US"/>
          </w:rPr>
          <w:t>Statsmodels: Econometric and statistical modeling with python.</w:t>
        </w:r>
      </w:hyperlink>
      <w:r w:rsidRPr="00CB7604">
        <w:rPr>
          <w:sz w:val="20"/>
          <w:shd w:val="clear" w:color="auto" w:fill="FFFFFF"/>
          <w:lang w:val="en-US"/>
        </w:rPr>
        <w:t> </w:t>
      </w:r>
      <w:r w:rsidRPr="008F50F2">
        <w:rPr>
          <w:rStyle w:val="Emphasis"/>
          <w:sz w:val="20"/>
          <w:shd w:val="clear" w:color="auto" w:fill="FFFFFF"/>
        </w:rPr>
        <w:t>Proceedings of the 9th Python in Science Conference.</w:t>
      </w:r>
    </w:p>
    <w:p w14:paraId="584FBE6E" w14:textId="77777777" w:rsidR="00D05A01" w:rsidRPr="00CB7604" w:rsidRDefault="00D05A01" w:rsidP="008B5C7D">
      <w:pPr>
        <w:pStyle w:val="ListParagraph"/>
        <w:numPr>
          <w:ilvl w:val="0"/>
          <w:numId w:val="23"/>
        </w:numPr>
        <w:spacing w:line="360" w:lineRule="auto"/>
        <w:jc w:val="both"/>
        <w:rPr>
          <w:i/>
          <w:iCs/>
          <w:sz w:val="20"/>
          <w:shd w:val="clear" w:color="auto" w:fill="FFFFFF"/>
          <w:lang w:val="en-US"/>
        </w:rPr>
      </w:pPr>
      <w:r w:rsidRPr="008F50F2">
        <w:rPr>
          <w:rFonts w:eastAsiaTheme="majorEastAsia"/>
          <w:sz w:val="20"/>
          <w:szCs w:val="20"/>
          <w:lang w:val="en-GB"/>
        </w:rPr>
        <w:t xml:space="preserve">Travis E, Oliphant. (2006). </w:t>
      </w:r>
      <w:r w:rsidRPr="008F50F2">
        <w:rPr>
          <w:rFonts w:eastAsiaTheme="majorEastAsia"/>
          <w:i/>
          <w:sz w:val="20"/>
          <w:szCs w:val="20"/>
          <w:lang w:val="en-GB"/>
        </w:rPr>
        <w:t>A guide to NumPy</w:t>
      </w:r>
      <w:r w:rsidRPr="008F50F2">
        <w:rPr>
          <w:rFonts w:eastAsiaTheme="majorEastAsia"/>
          <w:sz w:val="20"/>
          <w:szCs w:val="20"/>
          <w:lang w:val="en-GB"/>
        </w:rPr>
        <w:t>, USA: Trelgol Publishing</w:t>
      </w:r>
    </w:p>
    <w:p w14:paraId="06495FB3" w14:textId="77777777" w:rsidR="00D05A01" w:rsidRPr="00CB7604" w:rsidRDefault="00D05A01" w:rsidP="008B5C7D">
      <w:pPr>
        <w:pStyle w:val="ListParagraph"/>
        <w:numPr>
          <w:ilvl w:val="0"/>
          <w:numId w:val="23"/>
        </w:numPr>
        <w:spacing w:line="360" w:lineRule="auto"/>
        <w:jc w:val="both"/>
        <w:rPr>
          <w:color w:val="000000"/>
          <w:sz w:val="20"/>
          <w:szCs w:val="20"/>
          <w:shd w:val="clear" w:color="auto" w:fill="FFFFFF"/>
          <w:lang w:val="en-US"/>
        </w:rPr>
      </w:pPr>
      <w:r w:rsidRPr="008F50F2">
        <w:rPr>
          <w:color w:val="000000"/>
          <w:sz w:val="20"/>
          <w:szCs w:val="20"/>
          <w:shd w:val="clear" w:color="auto" w:fill="FFFFFF"/>
        </w:rPr>
        <w:t xml:space="preserve">Waskom, M., Botvinnik, et al. </w:t>
      </w:r>
      <w:r w:rsidRPr="00CB7604">
        <w:rPr>
          <w:color w:val="000000"/>
          <w:sz w:val="20"/>
          <w:szCs w:val="20"/>
          <w:shd w:val="clear" w:color="auto" w:fill="FFFFFF"/>
          <w:lang w:val="en-US"/>
        </w:rPr>
        <w:t>(2018). </w:t>
      </w:r>
      <w:r w:rsidRPr="00CB7604">
        <w:rPr>
          <w:i/>
          <w:iCs/>
          <w:color w:val="000000"/>
          <w:sz w:val="20"/>
          <w:szCs w:val="20"/>
          <w:shd w:val="clear" w:color="auto" w:fill="FFFFFF"/>
          <w:lang w:val="en-US"/>
        </w:rPr>
        <w:t>seaborn: v0.5.0 (November 2014)</w:t>
      </w:r>
      <w:r w:rsidRPr="00CB7604">
        <w:rPr>
          <w:color w:val="000000"/>
          <w:sz w:val="20"/>
          <w:szCs w:val="20"/>
          <w:shd w:val="clear" w:color="auto" w:fill="FFFFFF"/>
          <w:lang w:val="en-US"/>
        </w:rPr>
        <w:t xml:space="preserve">. [online] Zenodo. Available at: https://zenodo.org/record/12710#.XAkqdWj7TIU </w:t>
      </w:r>
    </w:p>
    <w:p w14:paraId="47E9126B" w14:textId="77777777" w:rsidR="00D05A01" w:rsidRPr="00CB7604" w:rsidRDefault="00D05A01" w:rsidP="008B5C7D">
      <w:pPr>
        <w:pStyle w:val="ListParagraph"/>
        <w:numPr>
          <w:ilvl w:val="0"/>
          <w:numId w:val="23"/>
        </w:numPr>
        <w:spacing w:line="360" w:lineRule="auto"/>
        <w:jc w:val="both"/>
        <w:rPr>
          <w:sz w:val="20"/>
          <w:szCs w:val="20"/>
          <w:u w:val="single"/>
          <w:shd w:val="clear" w:color="auto" w:fill="FFFFFF"/>
          <w:lang w:val="en-US"/>
        </w:rPr>
      </w:pPr>
      <w:r w:rsidRPr="00CB7604">
        <w:rPr>
          <w:sz w:val="20"/>
          <w:szCs w:val="20"/>
          <w:shd w:val="clear" w:color="auto" w:fill="FFFFFF"/>
          <w:lang w:val="en-US"/>
        </w:rPr>
        <w:t>Wes McKinney. (2010). </w:t>
      </w:r>
      <w:r w:rsidRPr="00CB7604">
        <w:rPr>
          <w:rStyle w:val="Strong"/>
          <w:b w:val="0"/>
          <w:i/>
          <w:sz w:val="20"/>
          <w:szCs w:val="20"/>
          <w:shd w:val="clear" w:color="auto" w:fill="FFFFFF"/>
          <w:lang w:val="en-US"/>
        </w:rPr>
        <w:t>Data Structures for Statistical Computing in Python</w:t>
      </w:r>
      <w:r w:rsidRPr="00CB7604">
        <w:rPr>
          <w:b/>
          <w:i/>
          <w:sz w:val="20"/>
          <w:szCs w:val="20"/>
          <w:shd w:val="clear" w:color="auto" w:fill="FFFFFF"/>
          <w:lang w:val="en-US"/>
        </w:rPr>
        <w:t>,</w:t>
      </w:r>
      <w:r w:rsidRPr="00CB7604">
        <w:rPr>
          <w:i/>
          <w:sz w:val="20"/>
          <w:szCs w:val="20"/>
          <w:shd w:val="clear" w:color="auto" w:fill="FFFFFF"/>
          <w:lang w:val="en-US"/>
        </w:rPr>
        <w:t xml:space="preserve"> Proceedings of the 9th Python in Science Conference</w:t>
      </w:r>
      <w:r w:rsidRPr="00CB7604">
        <w:rPr>
          <w:sz w:val="20"/>
          <w:szCs w:val="20"/>
          <w:shd w:val="clear" w:color="auto" w:fill="FFFFFF"/>
          <w:lang w:val="en-US"/>
        </w:rPr>
        <w:t xml:space="preserve">, 51-56 </w:t>
      </w:r>
    </w:p>
    <w:p w14:paraId="53747C25" w14:textId="77777777" w:rsidR="00D05A01" w:rsidRPr="00CB7604" w:rsidRDefault="00D05A01" w:rsidP="008B5C7D">
      <w:pPr>
        <w:jc w:val="both"/>
        <w:rPr>
          <w:sz w:val="20"/>
          <w:szCs w:val="20"/>
          <w:u w:val="single"/>
          <w:shd w:val="clear" w:color="auto" w:fill="FFFFFF"/>
          <w:lang w:val="en-US"/>
        </w:rPr>
      </w:pPr>
    </w:p>
    <w:p w14:paraId="36CB7926" w14:textId="77777777" w:rsidR="00D05A01" w:rsidRPr="00CB7604" w:rsidRDefault="00D05A01" w:rsidP="008B5C7D">
      <w:pPr>
        <w:jc w:val="both"/>
        <w:rPr>
          <w:sz w:val="20"/>
          <w:szCs w:val="20"/>
          <w:lang w:val="en-US"/>
        </w:rPr>
      </w:pPr>
    </w:p>
    <w:p w14:paraId="36F37B40" w14:textId="77777777" w:rsidR="0006602A" w:rsidRPr="00E5289E" w:rsidRDefault="0006602A" w:rsidP="008B5C7D">
      <w:pPr>
        <w:spacing w:line="360" w:lineRule="auto"/>
        <w:jc w:val="both"/>
        <w:rPr>
          <w:sz w:val="20"/>
          <w:szCs w:val="20"/>
          <w:lang w:val="en-GB"/>
        </w:rPr>
      </w:pPr>
    </w:p>
    <w:p w14:paraId="35CC14ED" w14:textId="77777777" w:rsidR="00176F3B" w:rsidRPr="00E5289E" w:rsidRDefault="00176F3B" w:rsidP="008B5C7D">
      <w:pPr>
        <w:spacing w:line="360" w:lineRule="auto"/>
        <w:jc w:val="both"/>
        <w:rPr>
          <w:sz w:val="20"/>
          <w:szCs w:val="20"/>
          <w:lang w:val="en-GB"/>
        </w:rPr>
        <w:sectPr w:rsidR="00176F3B" w:rsidRPr="00E5289E" w:rsidSect="0006602A">
          <w:footerReference w:type="default" r:id="rId27"/>
          <w:pgSz w:w="12240" w:h="15840"/>
          <w:pgMar w:top="1440" w:right="1440" w:bottom="1440" w:left="1440" w:header="720" w:footer="720" w:gutter="0"/>
          <w:pgNumType w:fmt="upperRoman" w:start="4"/>
          <w:cols w:space="720"/>
          <w:docGrid w:linePitch="360"/>
        </w:sectPr>
      </w:pPr>
    </w:p>
    <w:p w14:paraId="714B974B" w14:textId="77777777" w:rsidR="002D2D40" w:rsidRPr="00E5289E" w:rsidRDefault="002D2D40" w:rsidP="008B5C7D">
      <w:pPr>
        <w:pStyle w:val="Heading1"/>
        <w:jc w:val="both"/>
        <w:rPr>
          <w:lang w:val="en-GB"/>
        </w:rPr>
      </w:pPr>
      <w:bookmarkStart w:id="107" w:name="_Toc531554549"/>
      <w:r w:rsidRPr="00E5289E">
        <w:rPr>
          <w:lang w:val="en-GB"/>
        </w:rPr>
        <w:lastRenderedPageBreak/>
        <w:t>References</w:t>
      </w:r>
      <w:bookmarkEnd w:id="107"/>
    </w:p>
    <w:p w14:paraId="7BF81838" w14:textId="77777777" w:rsidR="000922CA" w:rsidRPr="005C2EBD" w:rsidRDefault="000922CA" w:rsidP="008B5C7D">
      <w:pPr>
        <w:pStyle w:val="NormalWeb"/>
        <w:numPr>
          <w:ilvl w:val="0"/>
          <w:numId w:val="22"/>
        </w:numPr>
        <w:spacing w:before="0" w:beforeAutospacing="0" w:after="180" w:afterAutospacing="0" w:line="360" w:lineRule="auto"/>
        <w:jc w:val="both"/>
        <w:rPr>
          <w:sz w:val="20"/>
          <w:szCs w:val="20"/>
        </w:rPr>
      </w:pPr>
      <w:bookmarkStart w:id="108" w:name="_Ref531689425"/>
      <w:r w:rsidRPr="005C2EBD">
        <w:rPr>
          <w:sz w:val="20"/>
          <w:szCs w:val="20"/>
        </w:rPr>
        <w:t>Breiman, L. (2001). Random Forests. </w:t>
      </w:r>
      <w:r w:rsidRPr="005C2EBD">
        <w:rPr>
          <w:i/>
          <w:iCs/>
          <w:sz w:val="20"/>
          <w:szCs w:val="20"/>
        </w:rPr>
        <w:t>Machine Learning</w:t>
      </w:r>
      <w:r w:rsidRPr="005C2EBD">
        <w:rPr>
          <w:sz w:val="20"/>
          <w:szCs w:val="20"/>
        </w:rPr>
        <w:t>, 45(1), pp.5-32.</w:t>
      </w:r>
      <w:bookmarkEnd w:id="108"/>
    </w:p>
    <w:p w14:paraId="77C625D6" w14:textId="77777777" w:rsidR="000922CA" w:rsidRPr="005C2EBD"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109" w:name="_Ref531689252"/>
      <w:r w:rsidRPr="005C2EBD">
        <w:rPr>
          <w:color w:val="000000"/>
          <w:sz w:val="20"/>
          <w:szCs w:val="20"/>
        </w:rPr>
        <w:t>Brems, M. (2017). </w:t>
      </w:r>
      <w:r w:rsidRPr="005C2EBD">
        <w:rPr>
          <w:i/>
          <w:iCs/>
          <w:color w:val="000000"/>
          <w:sz w:val="20"/>
          <w:szCs w:val="20"/>
        </w:rPr>
        <w:t>A One-Stop Shop for Principal Component Analysis</w:t>
      </w:r>
      <w:r w:rsidRPr="005C2EBD">
        <w:rPr>
          <w:color w:val="000000"/>
          <w:sz w:val="20"/>
          <w:szCs w:val="20"/>
        </w:rPr>
        <w:t>. [online] Towards Data Science. Available at: https://towardsdatascience.com/a-one-stop-shop-for-principal-component-analysis-5582fb7e0a9c</w:t>
      </w:r>
      <w:bookmarkEnd w:id="109"/>
    </w:p>
    <w:p w14:paraId="07A66893" w14:textId="77777777" w:rsidR="000922CA" w:rsidRPr="005C2EBD"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110" w:name="_Ref531689074"/>
      <w:r w:rsidRPr="005C2EBD">
        <w:rPr>
          <w:color w:val="000000"/>
          <w:sz w:val="20"/>
          <w:szCs w:val="20"/>
          <w:shd w:val="clear" w:color="auto" w:fill="FFFFFF"/>
        </w:rPr>
        <w:t>Bronshtein, A. (2017). </w:t>
      </w:r>
      <w:r w:rsidRPr="005C2EBD">
        <w:rPr>
          <w:i/>
          <w:iCs/>
          <w:color w:val="000000"/>
          <w:sz w:val="20"/>
          <w:szCs w:val="20"/>
          <w:shd w:val="clear" w:color="auto" w:fill="FFFFFF"/>
        </w:rPr>
        <w:t>Train/Test Split and Cross Validation in Python</w:t>
      </w:r>
      <w:r w:rsidRPr="005C2EBD">
        <w:rPr>
          <w:color w:val="000000"/>
          <w:sz w:val="20"/>
          <w:szCs w:val="20"/>
          <w:shd w:val="clear" w:color="auto" w:fill="FFFFFF"/>
        </w:rPr>
        <w:t>. [online] Towards Data Science. Available at: https://towardsdatascience.com/train-test-split-and-cross-validation-in-python-80b61beca4b6</w:t>
      </w:r>
      <w:bookmarkEnd w:id="110"/>
    </w:p>
    <w:p w14:paraId="16067D30" w14:textId="77777777" w:rsidR="000922CA" w:rsidRPr="005C2EBD"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111" w:name="_Ref531813148"/>
      <w:r w:rsidRPr="005C2EBD">
        <w:rPr>
          <w:color w:val="000000"/>
          <w:sz w:val="20"/>
          <w:szCs w:val="20"/>
        </w:rPr>
        <w:t>Brownlee, J. (2014). </w:t>
      </w:r>
      <w:r w:rsidRPr="005C2EBD">
        <w:rPr>
          <w:i/>
          <w:iCs/>
          <w:color w:val="000000"/>
          <w:sz w:val="20"/>
          <w:szCs w:val="20"/>
        </w:rPr>
        <w:t>Naive Bayes Classifier From Scratch in Python</w:t>
      </w:r>
      <w:r w:rsidRPr="005C2EBD">
        <w:rPr>
          <w:color w:val="000000"/>
          <w:sz w:val="20"/>
          <w:szCs w:val="20"/>
        </w:rPr>
        <w:t>. [online] Machine Learning Mastery. Available at: https://machinelearningmastery.com/naive-bayes-classifier-scratch-python</w:t>
      </w:r>
      <w:bookmarkEnd w:id="111"/>
    </w:p>
    <w:p w14:paraId="11FD4D3E" w14:textId="77777777" w:rsidR="000922CA"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112" w:name="_Ref531689272"/>
      <w:r w:rsidRPr="005C2EBD">
        <w:rPr>
          <w:color w:val="000000"/>
          <w:sz w:val="20"/>
          <w:szCs w:val="20"/>
        </w:rPr>
        <w:t>Brownlee, J. (2016). </w:t>
      </w:r>
      <w:r w:rsidRPr="005C2EBD">
        <w:rPr>
          <w:i/>
          <w:iCs/>
          <w:color w:val="000000"/>
          <w:sz w:val="20"/>
          <w:szCs w:val="20"/>
        </w:rPr>
        <w:t>Linear Discriminant Analysis for Machine Learning</w:t>
      </w:r>
      <w:r w:rsidRPr="005C2EBD">
        <w:rPr>
          <w:color w:val="000000"/>
          <w:sz w:val="20"/>
          <w:szCs w:val="20"/>
        </w:rPr>
        <w:t>. [online] Machine Learning Mastery. Available at: https://machinelearningmastery.com/linear-discriminant-analysis-for-machine-learning</w:t>
      </w:r>
      <w:bookmarkEnd w:id="112"/>
    </w:p>
    <w:p w14:paraId="3D88FCD8" w14:textId="77777777" w:rsidR="00176431" w:rsidRPr="005C2EBD" w:rsidRDefault="00176431" w:rsidP="008B5C7D">
      <w:pPr>
        <w:pStyle w:val="NormalWeb"/>
        <w:numPr>
          <w:ilvl w:val="0"/>
          <w:numId w:val="22"/>
        </w:numPr>
        <w:spacing w:before="0" w:beforeAutospacing="0" w:after="180" w:afterAutospacing="0" w:line="360" w:lineRule="auto"/>
        <w:jc w:val="both"/>
        <w:rPr>
          <w:color w:val="000000"/>
          <w:sz w:val="20"/>
          <w:szCs w:val="20"/>
        </w:rPr>
      </w:pPr>
      <w:bookmarkStart w:id="113" w:name="_Ref531815192"/>
      <w:r>
        <w:rPr>
          <w:rFonts w:ascii="Arial" w:hAnsi="Arial" w:cs="Arial"/>
          <w:color w:val="000000"/>
          <w:sz w:val="20"/>
          <w:szCs w:val="20"/>
          <w:shd w:val="clear" w:color="auto" w:fill="FFFFFF"/>
        </w:rPr>
        <w:t>Cope, G. (2018). </w:t>
      </w:r>
      <w:r>
        <w:rPr>
          <w:rFonts w:ascii="Arial" w:hAnsi="Arial" w:cs="Arial"/>
          <w:i/>
          <w:iCs/>
          <w:color w:val="000000"/>
          <w:sz w:val="20"/>
          <w:szCs w:val="20"/>
          <w:shd w:val="clear" w:color="auto" w:fill="FFFFFF"/>
        </w:rPr>
        <w:t>Dummy Variable Trap in Regression Models</w:t>
      </w:r>
      <w:r>
        <w:rPr>
          <w:rFonts w:ascii="Arial" w:hAnsi="Arial" w:cs="Arial"/>
          <w:color w:val="000000"/>
          <w:sz w:val="20"/>
          <w:szCs w:val="20"/>
          <w:shd w:val="clear" w:color="auto" w:fill="FFFFFF"/>
        </w:rPr>
        <w:t>. [online] Algosome. Available at: http://www.algosome.com/articles/dummy-variable-trap-regression.html</w:t>
      </w:r>
      <w:bookmarkEnd w:id="113"/>
    </w:p>
    <w:p w14:paraId="4B58C296" w14:textId="77777777" w:rsidR="000922CA" w:rsidRPr="005C2EBD" w:rsidRDefault="000922CA" w:rsidP="008B5C7D">
      <w:pPr>
        <w:pStyle w:val="NormalWeb"/>
        <w:numPr>
          <w:ilvl w:val="0"/>
          <w:numId w:val="22"/>
        </w:numPr>
        <w:spacing w:before="0" w:beforeAutospacing="0" w:after="180" w:afterAutospacing="0" w:line="360" w:lineRule="auto"/>
        <w:jc w:val="both"/>
        <w:rPr>
          <w:sz w:val="20"/>
          <w:szCs w:val="20"/>
        </w:rPr>
      </w:pPr>
      <w:bookmarkStart w:id="114" w:name="_Ref531689469"/>
      <w:r w:rsidRPr="005C2EBD">
        <w:rPr>
          <w:sz w:val="20"/>
          <w:szCs w:val="20"/>
        </w:rPr>
        <w:t>Donges, N. (2018). </w:t>
      </w:r>
      <w:r w:rsidRPr="005C2EBD">
        <w:rPr>
          <w:i/>
          <w:iCs/>
          <w:sz w:val="20"/>
          <w:szCs w:val="20"/>
        </w:rPr>
        <w:t>The Random Forest Algorithm</w:t>
      </w:r>
      <w:r w:rsidRPr="005C2EBD">
        <w:rPr>
          <w:sz w:val="20"/>
          <w:szCs w:val="20"/>
        </w:rPr>
        <w:t>. [online] Towards Data Science. Available at: https://towardsdatascience.com/the-random-forest-algorithm-d457d499ffcd</w:t>
      </w:r>
      <w:bookmarkEnd w:id="114"/>
    </w:p>
    <w:p w14:paraId="272DBF59" w14:textId="77777777" w:rsidR="000922CA" w:rsidRPr="005C2EBD"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115" w:name="_Ref531689611"/>
      <w:r w:rsidRPr="005C2EBD">
        <w:rPr>
          <w:color w:val="000000"/>
          <w:sz w:val="20"/>
          <w:szCs w:val="20"/>
        </w:rPr>
        <w:t>Ellinor, A. (2018). </w:t>
      </w:r>
      <w:r w:rsidRPr="005C2EBD">
        <w:rPr>
          <w:i/>
          <w:iCs/>
          <w:color w:val="000000"/>
          <w:sz w:val="20"/>
          <w:szCs w:val="20"/>
        </w:rPr>
        <w:t>Bayes' Theorem and Conditional Probability</w:t>
      </w:r>
      <w:r w:rsidRPr="005C2EBD">
        <w:rPr>
          <w:color w:val="000000"/>
          <w:sz w:val="20"/>
          <w:szCs w:val="20"/>
        </w:rPr>
        <w:t>. [online] Brilliant.org. Available at: https://brilliant.org/wiki/bayes-theorem</w:t>
      </w:r>
      <w:bookmarkEnd w:id="115"/>
    </w:p>
    <w:p w14:paraId="21127E6B" w14:textId="77777777" w:rsidR="000922CA" w:rsidRPr="005C2EBD"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116" w:name="_Ref531689622"/>
      <w:r w:rsidRPr="005C2EBD">
        <w:rPr>
          <w:color w:val="000000"/>
          <w:sz w:val="20"/>
          <w:szCs w:val="20"/>
        </w:rPr>
        <w:t>Gandhi, R. (2018). </w:t>
      </w:r>
      <w:r w:rsidRPr="005C2EBD">
        <w:rPr>
          <w:i/>
          <w:iCs/>
          <w:color w:val="000000"/>
          <w:sz w:val="20"/>
          <w:szCs w:val="20"/>
        </w:rPr>
        <w:t>Naive Bayes Classifier</w:t>
      </w:r>
      <w:r w:rsidRPr="005C2EBD">
        <w:rPr>
          <w:color w:val="000000"/>
          <w:sz w:val="20"/>
          <w:szCs w:val="20"/>
        </w:rPr>
        <w:t>. [online] Towards Data Science. Available at: https://towardsdatascience.com/naive-bayes-classifier-81d512f50a7c</w:t>
      </w:r>
      <w:bookmarkEnd w:id="116"/>
    </w:p>
    <w:p w14:paraId="5D88947A" w14:textId="77777777" w:rsidR="000922CA" w:rsidRPr="005C2EBD"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117" w:name="_Ref531689635"/>
      <w:r w:rsidRPr="005C2EBD">
        <w:rPr>
          <w:color w:val="000000"/>
          <w:sz w:val="20"/>
          <w:szCs w:val="20"/>
          <w:shd w:val="clear" w:color="auto" w:fill="FFFFFF"/>
        </w:rPr>
        <w:t>Garbade, M. (2018). </w:t>
      </w:r>
      <w:r w:rsidRPr="005C2EBD">
        <w:rPr>
          <w:i/>
          <w:iCs/>
          <w:color w:val="000000"/>
          <w:sz w:val="20"/>
          <w:szCs w:val="20"/>
          <w:shd w:val="clear" w:color="auto" w:fill="FFFFFF"/>
        </w:rPr>
        <w:t>How to Create a Simple Neural Network in Python</w:t>
      </w:r>
      <w:r w:rsidRPr="005C2EBD">
        <w:rPr>
          <w:color w:val="000000"/>
          <w:sz w:val="20"/>
          <w:szCs w:val="20"/>
          <w:shd w:val="clear" w:color="auto" w:fill="FFFFFF"/>
        </w:rPr>
        <w:t>. [online] Kdnuggets. Available at: https://www.kdnuggets.com/2018/10/simple-neural-network-python.html?fbclid=IwAR2y-is8FrDb-Ma8f-tSA8eX-hme8-so4IOI1VOHOEn8Gq7Kdwq6y6XWqoo</w:t>
      </w:r>
      <w:bookmarkEnd w:id="117"/>
    </w:p>
    <w:p w14:paraId="5BB502B5" w14:textId="77777777" w:rsidR="000922CA" w:rsidRPr="005C2EBD"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118" w:name="_Ref531689351"/>
      <w:r w:rsidRPr="005C2EBD">
        <w:rPr>
          <w:color w:val="000000"/>
          <w:sz w:val="20"/>
          <w:szCs w:val="20"/>
        </w:rPr>
        <w:t>Han, J., Kamber, M. and Pei, J. (2012). </w:t>
      </w:r>
      <w:r w:rsidRPr="005C2EBD">
        <w:rPr>
          <w:i/>
          <w:iCs/>
          <w:color w:val="000000"/>
          <w:sz w:val="20"/>
          <w:szCs w:val="20"/>
        </w:rPr>
        <w:t>Data mining Concepts and Techniques</w:t>
      </w:r>
      <w:r w:rsidRPr="005C2EBD">
        <w:rPr>
          <w:color w:val="000000"/>
          <w:sz w:val="20"/>
          <w:szCs w:val="20"/>
        </w:rPr>
        <w:t>. 3rd ed. Waltham: Morgan Kaufmann.</w:t>
      </w:r>
      <w:bookmarkEnd w:id="118"/>
    </w:p>
    <w:p w14:paraId="4A35B34B" w14:textId="77777777" w:rsidR="000922CA" w:rsidRPr="005C2EBD"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119" w:name="_Ref531689297"/>
      <w:r w:rsidRPr="005C2EBD">
        <w:rPr>
          <w:sz w:val="20"/>
          <w:szCs w:val="20"/>
        </w:rPr>
        <w:t>James, G., Witten, D., Hastie, T. and Tibshirani, R. (2013). </w:t>
      </w:r>
      <w:r w:rsidRPr="005C2EBD">
        <w:rPr>
          <w:i/>
          <w:iCs/>
          <w:sz w:val="20"/>
          <w:szCs w:val="20"/>
        </w:rPr>
        <w:t>An introduction to statistical learning</w:t>
      </w:r>
      <w:r w:rsidRPr="005C2EBD">
        <w:rPr>
          <w:sz w:val="20"/>
          <w:szCs w:val="20"/>
        </w:rPr>
        <w:t>. New York: Springer.</w:t>
      </w:r>
      <w:bookmarkEnd w:id="119"/>
    </w:p>
    <w:p w14:paraId="092C2069" w14:textId="77777777" w:rsidR="000922CA" w:rsidRPr="005C2EBD"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120" w:name="_Ref531689215"/>
      <w:r w:rsidRPr="005C2EBD">
        <w:rPr>
          <w:color w:val="000000"/>
          <w:sz w:val="20"/>
          <w:szCs w:val="20"/>
        </w:rPr>
        <w:t>Joglekar, S. (2015). </w:t>
      </w:r>
      <w:r w:rsidRPr="005C2EBD">
        <w:rPr>
          <w:i/>
          <w:iCs/>
          <w:color w:val="000000"/>
          <w:sz w:val="20"/>
          <w:szCs w:val="20"/>
        </w:rPr>
        <w:t>Logistic Regression (for dummies)</w:t>
      </w:r>
      <w:r w:rsidRPr="005C2EBD">
        <w:rPr>
          <w:color w:val="000000"/>
          <w:sz w:val="20"/>
          <w:szCs w:val="20"/>
        </w:rPr>
        <w:t>. [online] Sachin Joglekar's blog. Available at: https://codesachin.wordpress.com/2015/08/16/logistic-regression-for-dummies</w:t>
      </w:r>
      <w:bookmarkEnd w:id="120"/>
    </w:p>
    <w:p w14:paraId="7CE41FA7" w14:textId="77777777" w:rsidR="000922CA" w:rsidRPr="00176431"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121" w:name="_Ref531696716"/>
      <w:r w:rsidRPr="00B039BA">
        <w:rPr>
          <w:color w:val="000000"/>
          <w:sz w:val="20"/>
          <w:szCs w:val="20"/>
          <w:shd w:val="clear" w:color="auto" w:fill="FFFFFF"/>
        </w:rPr>
        <w:lastRenderedPageBreak/>
        <w:t>Koehrsen, W. (2018). </w:t>
      </w:r>
      <w:r w:rsidRPr="00B039BA">
        <w:rPr>
          <w:i/>
          <w:iCs/>
          <w:color w:val="000000"/>
          <w:sz w:val="20"/>
          <w:szCs w:val="20"/>
          <w:shd w:val="clear" w:color="auto" w:fill="FFFFFF"/>
        </w:rPr>
        <w:t>Visualizing Data with Pairs Plots in Python</w:t>
      </w:r>
      <w:r w:rsidRPr="00B039BA">
        <w:rPr>
          <w:color w:val="000000"/>
          <w:sz w:val="20"/>
          <w:szCs w:val="20"/>
          <w:shd w:val="clear" w:color="auto" w:fill="FFFFFF"/>
        </w:rPr>
        <w:t>. [online] Towards Data Science. Available at: https://towardsdatascience.com/visualizing-data-with-pair-plots-in-python-f228cf529166</w:t>
      </w:r>
      <w:bookmarkEnd w:id="121"/>
    </w:p>
    <w:p w14:paraId="569F3CC2" w14:textId="77777777" w:rsidR="000922CA"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122" w:name="_Ref531689234"/>
      <w:r w:rsidRPr="005C2EBD">
        <w:rPr>
          <w:color w:val="000000"/>
          <w:sz w:val="20"/>
          <w:szCs w:val="20"/>
        </w:rPr>
        <w:t>Li, S. (2017). </w:t>
      </w:r>
      <w:r w:rsidRPr="005C2EBD">
        <w:rPr>
          <w:i/>
          <w:iCs/>
          <w:color w:val="000000"/>
          <w:sz w:val="20"/>
          <w:szCs w:val="20"/>
        </w:rPr>
        <w:t>Building A Logistic Regression in Python, Step by Step</w:t>
      </w:r>
      <w:r w:rsidRPr="005C2EBD">
        <w:rPr>
          <w:color w:val="000000"/>
          <w:sz w:val="20"/>
          <w:szCs w:val="20"/>
        </w:rPr>
        <w:t>. [online] Towards Data Science. Available at: https://towardsdatascience.com/building-a-logistic-regression-in-python-step-by-step-becd4d56c9c8</w:t>
      </w:r>
      <w:bookmarkEnd w:id="122"/>
    </w:p>
    <w:p w14:paraId="35EAB851" w14:textId="77777777" w:rsidR="000922CA" w:rsidRPr="00DE393A" w:rsidRDefault="000922CA" w:rsidP="008B5C7D">
      <w:pPr>
        <w:pStyle w:val="ListParagraph"/>
        <w:numPr>
          <w:ilvl w:val="0"/>
          <w:numId w:val="22"/>
        </w:numPr>
        <w:spacing w:line="360" w:lineRule="auto"/>
        <w:jc w:val="both"/>
        <w:rPr>
          <w:sz w:val="20"/>
          <w:szCs w:val="20"/>
          <w:lang w:val="en-US"/>
        </w:rPr>
      </w:pPr>
      <w:bookmarkStart w:id="123" w:name="_Ref531696883"/>
      <w:r w:rsidRPr="00DE393A">
        <w:rPr>
          <w:sz w:val="20"/>
          <w:szCs w:val="20"/>
          <w:lang w:val="en-US"/>
        </w:rPr>
        <w:t>Misztal, Piotr (2011) : The relationship between savings and economic growth in countries with different level of economic development, e-Finanse: Financial Internet Quarterly, ISSN 1734-039X, University of Information Technology and Management, Rzeszów, Vol. 7, Iss. 2, pp. 17-29</w:t>
      </w:r>
      <w:bookmarkEnd w:id="123"/>
    </w:p>
    <w:p w14:paraId="08ADCD1A" w14:textId="77777777" w:rsidR="000922CA" w:rsidRPr="005C2EBD" w:rsidRDefault="000922CA" w:rsidP="008B5C7D">
      <w:pPr>
        <w:pStyle w:val="NormalWeb"/>
        <w:numPr>
          <w:ilvl w:val="0"/>
          <w:numId w:val="22"/>
        </w:numPr>
        <w:spacing w:before="0" w:beforeAutospacing="0" w:after="180" w:afterAutospacing="0" w:line="360" w:lineRule="auto"/>
        <w:jc w:val="both"/>
        <w:rPr>
          <w:sz w:val="20"/>
          <w:szCs w:val="20"/>
        </w:rPr>
      </w:pPr>
      <w:bookmarkStart w:id="124" w:name="_Ref531689333"/>
      <w:r w:rsidRPr="005C2EBD">
        <w:rPr>
          <w:sz w:val="20"/>
          <w:szCs w:val="20"/>
        </w:rPr>
        <w:t>Navlani, A. (2018). </w:t>
      </w:r>
      <w:r w:rsidRPr="005C2EBD">
        <w:rPr>
          <w:i/>
          <w:iCs/>
          <w:sz w:val="20"/>
          <w:szCs w:val="20"/>
        </w:rPr>
        <w:t>Random Forests Classifiers in Python</w:t>
      </w:r>
      <w:r w:rsidRPr="005C2EBD">
        <w:rPr>
          <w:sz w:val="20"/>
          <w:szCs w:val="20"/>
        </w:rPr>
        <w:t>. [online] DataCamp. Available at: https://www.datacamp.com/community/tutorials/random-forests-classifier-python#advantages</w:t>
      </w:r>
      <w:bookmarkEnd w:id="124"/>
    </w:p>
    <w:p w14:paraId="0EA2117A" w14:textId="77777777" w:rsidR="000922CA" w:rsidRPr="005C2EBD" w:rsidRDefault="000922CA" w:rsidP="008B5C7D">
      <w:pPr>
        <w:pStyle w:val="NormalWeb"/>
        <w:numPr>
          <w:ilvl w:val="0"/>
          <w:numId w:val="22"/>
        </w:numPr>
        <w:spacing w:before="0" w:beforeAutospacing="0" w:after="180" w:afterAutospacing="0" w:line="360" w:lineRule="auto"/>
        <w:jc w:val="both"/>
        <w:rPr>
          <w:sz w:val="20"/>
          <w:szCs w:val="20"/>
        </w:rPr>
      </w:pPr>
      <w:bookmarkStart w:id="125" w:name="_Ref531689387"/>
      <w:r w:rsidRPr="005C2EBD">
        <w:rPr>
          <w:sz w:val="20"/>
          <w:szCs w:val="20"/>
          <w:shd w:val="clear" w:color="auto" w:fill="FFFFFF"/>
        </w:rPr>
        <w:t>Pedregosa </w:t>
      </w:r>
      <w:r w:rsidRPr="005C2EBD">
        <w:rPr>
          <w:rStyle w:val="Emphasis"/>
          <w:sz w:val="20"/>
          <w:szCs w:val="20"/>
          <w:shd w:val="clear" w:color="auto" w:fill="FFFFFF"/>
        </w:rPr>
        <w:t xml:space="preserve">et al., </w:t>
      </w:r>
      <w:r w:rsidRPr="005C2EBD">
        <w:rPr>
          <w:sz w:val="20"/>
          <w:szCs w:val="20"/>
        </w:rPr>
        <w:t>(2011)</w:t>
      </w:r>
      <w:r w:rsidRPr="005C2EBD">
        <w:rPr>
          <w:iCs/>
          <w:sz w:val="20"/>
          <w:szCs w:val="20"/>
        </w:rPr>
        <w:t>.,</w:t>
      </w:r>
      <w:r w:rsidRPr="005C2EBD">
        <w:rPr>
          <w:i/>
          <w:iCs/>
          <w:sz w:val="20"/>
          <w:szCs w:val="20"/>
        </w:rPr>
        <w:t xml:space="preserve"> </w:t>
      </w:r>
      <w:hyperlink r:id="rId28" w:history="1">
        <w:r w:rsidRPr="005C2EBD">
          <w:rPr>
            <w:rStyle w:val="Hyperlink"/>
            <w:i/>
            <w:color w:val="auto"/>
            <w:sz w:val="20"/>
            <w:szCs w:val="20"/>
            <w:u w:val="none"/>
            <w:shd w:val="clear" w:color="auto" w:fill="FFFFFF"/>
          </w:rPr>
          <w:t>Scikit-learn: Machine Learning in Python</w:t>
        </w:r>
      </w:hyperlink>
      <w:r w:rsidRPr="005C2EBD">
        <w:rPr>
          <w:sz w:val="20"/>
          <w:szCs w:val="20"/>
          <w:shd w:val="clear" w:color="auto" w:fill="FFFFFF"/>
        </w:rPr>
        <w:t>, JMLR 12, pp. 2825-2830.</w:t>
      </w:r>
      <w:bookmarkEnd w:id="125"/>
    </w:p>
    <w:p w14:paraId="7A851D2E" w14:textId="77777777" w:rsidR="000922CA" w:rsidRPr="000F7717" w:rsidRDefault="000922CA" w:rsidP="008B5C7D">
      <w:pPr>
        <w:pStyle w:val="NormalWeb"/>
        <w:numPr>
          <w:ilvl w:val="0"/>
          <w:numId w:val="22"/>
        </w:numPr>
        <w:spacing w:before="0" w:beforeAutospacing="0" w:after="180" w:afterAutospacing="0" w:line="360" w:lineRule="auto"/>
        <w:jc w:val="both"/>
        <w:rPr>
          <w:sz w:val="20"/>
          <w:szCs w:val="20"/>
        </w:rPr>
      </w:pPr>
      <w:bookmarkStart w:id="126" w:name="_Ref531689414"/>
      <w:r w:rsidRPr="005C2EBD">
        <w:rPr>
          <w:sz w:val="20"/>
          <w:szCs w:val="20"/>
        </w:rPr>
        <w:t>Portilla, J. (2016). </w:t>
      </w:r>
      <w:r w:rsidRPr="005C2EBD">
        <w:rPr>
          <w:i/>
          <w:iCs/>
          <w:sz w:val="20"/>
          <w:szCs w:val="20"/>
        </w:rPr>
        <w:t>Python for Data Science and Machine Learning Bootcamp</w:t>
      </w:r>
      <w:r w:rsidRPr="005C2EBD">
        <w:rPr>
          <w:sz w:val="20"/>
          <w:szCs w:val="20"/>
        </w:rPr>
        <w:t>. [online] Udemy. Available at: https://www.udemy.com/python-for-data-science-and-machine-learning-bootcamp/learn/v4</w:t>
      </w:r>
      <w:bookmarkEnd w:id="126"/>
    </w:p>
    <w:p w14:paraId="5FBD5FD3" w14:textId="77777777" w:rsidR="000922CA" w:rsidRPr="006C7ECE"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127" w:name="_Ref531813772"/>
      <w:r w:rsidRPr="005C2EBD">
        <w:rPr>
          <w:color w:val="000000"/>
          <w:sz w:val="20"/>
          <w:szCs w:val="20"/>
          <w:shd w:val="clear" w:color="auto" w:fill="FFFFFF"/>
        </w:rPr>
        <w:t>Scikit-learn. (2018). </w:t>
      </w:r>
      <w:r w:rsidRPr="005C2EBD">
        <w:rPr>
          <w:i/>
          <w:iCs/>
          <w:color w:val="000000"/>
          <w:sz w:val="20"/>
          <w:szCs w:val="20"/>
          <w:shd w:val="clear" w:color="auto" w:fill="FFFFFF"/>
        </w:rPr>
        <w:t>1.10. Decision Trees</w:t>
      </w:r>
      <w:r w:rsidRPr="005C2EBD">
        <w:rPr>
          <w:color w:val="000000"/>
          <w:sz w:val="20"/>
          <w:szCs w:val="20"/>
          <w:shd w:val="clear" w:color="auto" w:fill="FFFFFF"/>
        </w:rPr>
        <w:t>. [online] Available at: https://scikit-learn.org/stable/modules/tree.html</w:t>
      </w:r>
      <w:bookmarkEnd w:id="127"/>
    </w:p>
    <w:p w14:paraId="7F121410" w14:textId="77777777" w:rsidR="000922CA" w:rsidRPr="00B64017" w:rsidRDefault="000922CA" w:rsidP="008B5C7D">
      <w:pPr>
        <w:pStyle w:val="ListParagraph"/>
        <w:numPr>
          <w:ilvl w:val="0"/>
          <w:numId w:val="22"/>
        </w:numPr>
        <w:spacing w:after="180" w:line="360" w:lineRule="auto"/>
        <w:jc w:val="both"/>
        <w:rPr>
          <w:color w:val="000000"/>
          <w:sz w:val="20"/>
          <w:szCs w:val="20"/>
          <w:lang w:val="en-US"/>
        </w:rPr>
      </w:pPr>
      <w:bookmarkStart w:id="128" w:name="_Ref531813898"/>
      <w:r w:rsidRPr="00B64017">
        <w:rPr>
          <w:color w:val="000000"/>
          <w:sz w:val="20"/>
          <w:szCs w:val="20"/>
          <w:shd w:val="clear" w:color="auto" w:fill="FFFFFF"/>
          <w:lang w:val="en-US"/>
        </w:rPr>
        <w:t>Scikit-learn. (2018). </w:t>
      </w:r>
      <w:r w:rsidRPr="00B64017">
        <w:rPr>
          <w:i/>
          <w:iCs/>
          <w:color w:val="000000"/>
          <w:sz w:val="20"/>
          <w:szCs w:val="20"/>
          <w:shd w:val="clear" w:color="auto" w:fill="FFFFFF"/>
          <w:lang w:val="en-US"/>
        </w:rPr>
        <w:t>3.1. Cross-validation: evaluating estimator performance</w:t>
      </w:r>
      <w:r w:rsidRPr="00B64017">
        <w:rPr>
          <w:color w:val="000000"/>
          <w:sz w:val="20"/>
          <w:szCs w:val="20"/>
          <w:shd w:val="clear" w:color="auto" w:fill="FFFFFF"/>
          <w:lang w:val="en-US"/>
        </w:rPr>
        <w:t>. [online] Available at: https://scikit-learn.org/stable/modules/cross_validation.html?fbclid=IwAR3eWbJB8f94qsy_APgdn4QtL0LKm1PUPl6ZjI1Y6s32oFxTdRrdEVtm3-4</w:t>
      </w:r>
      <w:bookmarkEnd w:id="128"/>
    </w:p>
    <w:p w14:paraId="7398B806" w14:textId="77777777" w:rsidR="000922CA" w:rsidRPr="00DE393A" w:rsidRDefault="000922CA" w:rsidP="008B5C7D">
      <w:pPr>
        <w:pStyle w:val="ListParagraph"/>
        <w:numPr>
          <w:ilvl w:val="0"/>
          <w:numId w:val="22"/>
        </w:numPr>
        <w:spacing w:after="180" w:line="360" w:lineRule="auto"/>
        <w:jc w:val="both"/>
        <w:rPr>
          <w:color w:val="000000"/>
          <w:sz w:val="20"/>
          <w:szCs w:val="20"/>
          <w:lang w:val="en-US"/>
        </w:rPr>
      </w:pPr>
      <w:bookmarkStart w:id="129" w:name="_Ref531689171"/>
      <w:r w:rsidRPr="00DE393A">
        <w:rPr>
          <w:color w:val="000000"/>
          <w:sz w:val="20"/>
          <w:szCs w:val="20"/>
          <w:shd w:val="clear" w:color="auto" w:fill="FFFFFF"/>
          <w:lang w:val="en-US"/>
        </w:rPr>
        <w:t>Scikit-learn. (2018). </w:t>
      </w:r>
      <w:r w:rsidRPr="00DE393A">
        <w:rPr>
          <w:i/>
          <w:iCs/>
          <w:color w:val="000000"/>
          <w:sz w:val="20"/>
          <w:szCs w:val="20"/>
          <w:shd w:val="clear" w:color="auto" w:fill="FFFFFF"/>
          <w:lang w:val="en-US"/>
        </w:rPr>
        <w:t>Importance of Feature Scaling</w:t>
      </w:r>
      <w:r w:rsidRPr="00DE393A">
        <w:rPr>
          <w:color w:val="000000"/>
          <w:sz w:val="20"/>
          <w:szCs w:val="20"/>
          <w:shd w:val="clear" w:color="auto" w:fill="FFFFFF"/>
          <w:lang w:val="en-US"/>
        </w:rPr>
        <w:t>. [online] Available at: https://scikit-learn.org/stable/auto_examples/preprocessing/plot_scaling_importance.html</w:t>
      </w:r>
      <w:bookmarkEnd w:id="129"/>
    </w:p>
    <w:p w14:paraId="44D8B517" w14:textId="77777777" w:rsidR="000922CA" w:rsidRPr="005C2EBD"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130" w:name="_Ref531689578"/>
      <w:r w:rsidRPr="005C2EBD">
        <w:rPr>
          <w:color w:val="000000"/>
          <w:sz w:val="20"/>
          <w:szCs w:val="20"/>
          <w:shd w:val="clear" w:color="auto" w:fill="FFFFFF"/>
        </w:rPr>
        <w:t>Tandel, A. (2017). </w:t>
      </w:r>
      <w:r w:rsidRPr="005C2EBD">
        <w:rPr>
          <w:i/>
          <w:iCs/>
          <w:color w:val="000000"/>
          <w:sz w:val="20"/>
          <w:szCs w:val="20"/>
          <w:shd w:val="clear" w:color="auto" w:fill="FFFFFF"/>
        </w:rPr>
        <w:t>Support Vector Machines — A Brief Overview</w:t>
      </w:r>
      <w:r w:rsidRPr="005C2EBD">
        <w:rPr>
          <w:color w:val="000000"/>
          <w:sz w:val="20"/>
          <w:szCs w:val="20"/>
          <w:shd w:val="clear" w:color="auto" w:fill="FFFFFF"/>
        </w:rPr>
        <w:t>. [online] Towards Data Science. Available at: https://towardsdatascience.com/support-vector-machines-a-brief-overview-37e018ae310f</w:t>
      </w:r>
      <w:bookmarkEnd w:id="130"/>
    </w:p>
    <w:p w14:paraId="48A81762" w14:textId="77777777" w:rsidR="000922CA" w:rsidRPr="005C2EBD"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131" w:name="_Ref531689601"/>
      <w:r w:rsidRPr="005C2EBD">
        <w:rPr>
          <w:color w:val="000000"/>
          <w:sz w:val="20"/>
          <w:szCs w:val="20"/>
        </w:rPr>
        <w:t>Waldron, M. (2015). </w:t>
      </w:r>
      <w:r w:rsidRPr="005C2EBD">
        <w:rPr>
          <w:i/>
          <w:iCs/>
          <w:color w:val="000000"/>
          <w:sz w:val="20"/>
          <w:szCs w:val="20"/>
        </w:rPr>
        <w:t>Naive Bayes for Dummies; A Simple Explanation - AYLIEN</w:t>
      </w:r>
      <w:r w:rsidRPr="005C2EBD">
        <w:rPr>
          <w:color w:val="000000"/>
          <w:sz w:val="20"/>
          <w:szCs w:val="20"/>
        </w:rPr>
        <w:t>. [online] AYLIEN. Available at: http://blog.aylien.com/naive-bayes-for-dummies-a-simple-explanation</w:t>
      </w:r>
      <w:bookmarkEnd w:id="131"/>
    </w:p>
    <w:p w14:paraId="7395F73F" w14:textId="77777777" w:rsidR="000922CA" w:rsidRPr="005C2EBD" w:rsidRDefault="000922CA" w:rsidP="008B5C7D">
      <w:pPr>
        <w:pStyle w:val="NormalWeb"/>
        <w:numPr>
          <w:ilvl w:val="0"/>
          <w:numId w:val="22"/>
        </w:numPr>
        <w:spacing w:before="0" w:beforeAutospacing="0" w:after="180" w:afterAutospacing="0" w:line="360" w:lineRule="auto"/>
        <w:jc w:val="both"/>
        <w:rPr>
          <w:sz w:val="20"/>
          <w:szCs w:val="20"/>
        </w:rPr>
      </w:pPr>
      <w:bookmarkStart w:id="132" w:name="_Ref531689556"/>
      <w:r w:rsidRPr="005C2EBD">
        <w:rPr>
          <w:sz w:val="20"/>
          <w:szCs w:val="20"/>
        </w:rPr>
        <w:t>Wolpert, D. and Macready, W. (1997). No free lunch theorems for optimization. </w:t>
      </w:r>
      <w:r w:rsidRPr="005C2EBD">
        <w:rPr>
          <w:i/>
          <w:iCs/>
          <w:sz w:val="20"/>
          <w:szCs w:val="20"/>
        </w:rPr>
        <w:t>IEEE Transactions on Evolutionary Computation</w:t>
      </w:r>
      <w:r w:rsidRPr="005C2EBD">
        <w:rPr>
          <w:sz w:val="20"/>
          <w:szCs w:val="20"/>
        </w:rPr>
        <w:t>, 1(1), pp.67-82.</w:t>
      </w:r>
      <w:bookmarkEnd w:id="132"/>
    </w:p>
    <w:p w14:paraId="5B3B1443" w14:textId="77777777" w:rsidR="000922CA"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133" w:name="_Ref531814024"/>
      <w:r w:rsidRPr="005C2EBD">
        <w:rPr>
          <w:color w:val="000000"/>
          <w:sz w:val="20"/>
          <w:szCs w:val="20"/>
        </w:rPr>
        <w:t>ZHANG, H. (2005). EXPLORING CONDITIONS FOR THE OPTIMALITY OF NA</w:t>
      </w:r>
      <w:r>
        <w:rPr>
          <w:color w:val="000000"/>
          <w:sz w:val="20"/>
          <w:szCs w:val="20"/>
        </w:rPr>
        <w:t>I</w:t>
      </w:r>
      <w:r w:rsidRPr="005C2EBD">
        <w:rPr>
          <w:color w:val="000000"/>
          <w:sz w:val="20"/>
          <w:szCs w:val="20"/>
        </w:rPr>
        <w:t>VE BAYES. </w:t>
      </w:r>
      <w:r w:rsidRPr="005C2EBD">
        <w:rPr>
          <w:i/>
          <w:iCs/>
          <w:color w:val="000000"/>
          <w:sz w:val="20"/>
          <w:szCs w:val="20"/>
        </w:rPr>
        <w:t>International Journal of Pattern Recognition and Artificial Intelligence</w:t>
      </w:r>
      <w:r w:rsidRPr="005C2EBD">
        <w:rPr>
          <w:color w:val="000000"/>
          <w:sz w:val="20"/>
          <w:szCs w:val="20"/>
        </w:rPr>
        <w:t>, 19(02), pp.183-198.</w:t>
      </w:r>
      <w:bookmarkEnd w:id="133"/>
    </w:p>
    <w:p w14:paraId="0485293B" w14:textId="77777777" w:rsidR="00D40854" w:rsidRPr="000922CA" w:rsidRDefault="00D40854" w:rsidP="008B5C7D">
      <w:pPr>
        <w:ind w:left="360"/>
        <w:jc w:val="both"/>
        <w:rPr>
          <w:color w:val="333333"/>
          <w:spacing w:val="4"/>
          <w:sz w:val="20"/>
          <w:szCs w:val="20"/>
          <w:lang w:val="en-GB"/>
        </w:rPr>
      </w:pPr>
    </w:p>
    <w:p w14:paraId="038B7C94" w14:textId="77777777" w:rsidR="00D40854" w:rsidRPr="00E5289E" w:rsidRDefault="00D40854" w:rsidP="008B5C7D">
      <w:pPr>
        <w:jc w:val="both"/>
        <w:rPr>
          <w:color w:val="333333"/>
          <w:spacing w:val="4"/>
          <w:sz w:val="20"/>
          <w:szCs w:val="20"/>
          <w:lang w:val="en-GB"/>
        </w:rPr>
        <w:sectPr w:rsidR="00D40854" w:rsidRPr="00E5289E" w:rsidSect="00D40854">
          <w:footerReference w:type="default" r:id="rId29"/>
          <w:pgSz w:w="12240" w:h="15840"/>
          <w:pgMar w:top="1440" w:right="1440" w:bottom="1440" w:left="1440" w:header="720" w:footer="720" w:gutter="0"/>
          <w:pgNumType w:fmt="upperRoman" w:start="5"/>
          <w:cols w:space="720"/>
          <w:docGrid w:linePitch="360"/>
        </w:sectPr>
      </w:pPr>
    </w:p>
    <w:p w14:paraId="1936D977" w14:textId="77777777" w:rsidR="00C90766" w:rsidRPr="00E5289E" w:rsidRDefault="00D40854" w:rsidP="008B5C7D">
      <w:pPr>
        <w:spacing w:line="360" w:lineRule="auto"/>
        <w:jc w:val="both"/>
        <w:rPr>
          <w:sz w:val="20"/>
          <w:szCs w:val="20"/>
          <w:lang w:val="en-GB"/>
        </w:rPr>
      </w:pPr>
      <w:r w:rsidRPr="00E5289E">
        <w:rPr>
          <w:sz w:val="20"/>
          <w:szCs w:val="20"/>
          <w:lang w:val="en-GB"/>
        </w:rPr>
        <w:lastRenderedPageBreak/>
        <w:t>This page is left out intentionally</w:t>
      </w:r>
    </w:p>
    <w:sectPr w:rsidR="00C90766" w:rsidRPr="00E5289E" w:rsidSect="0006602A">
      <w:footerReference w:type="default" r:id="rId30"/>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Lukas Früchtnicht" w:date="2018-12-17T20:00:00Z" w:initials="LF">
    <w:p w14:paraId="79E65C9D" w14:textId="77777777" w:rsidR="00010A65" w:rsidRDefault="00010A65">
      <w:pPr>
        <w:pStyle w:val="CommentText"/>
      </w:pPr>
      <w:r>
        <w:rPr>
          <w:rStyle w:val="CommentReference"/>
        </w:rPr>
        <w:annotationRef/>
      </w:r>
    </w:p>
  </w:comment>
  <w:comment w:id="42" w:author="Lukas Früchtnicht" w:date="2018-12-18T07:42:00Z" w:initials="LF">
    <w:p w14:paraId="157BFC4F" w14:textId="77777777" w:rsidR="00010A65" w:rsidRPr="00743E19" w:rsidRDefault="00010A65">
      <w:pPr>
        <w:pStyle w:val="CommentText"/>
        <w:rPr>
          <w:lang w:val="en-US"/>
        </w:rPr>
      </w:pPr>
      <w:r>
        <w:rPr>
          <w:rStyle w:val="CommentReference"/>
        </w:rPr>
        <w:annotationRef/>
      </w:r>
      <w:r w:rsidRPr="00743E19">
        <w:rPr>
          <w:lang w:val="en-US"/>
        </w:rPr>
        <w:t>Natural logarithm and dealing with the 0</w:t>
      </w:r>
      <w:r>
        <w:rPr>
          <w:lang w:val="en-US"/>
        </w:rPr>
        <w:t xml:space="preserve"> s!</w:t>
      </w:r>
    </w:p>
  </w:comment>
  <w:comment w:id="81" w:author="Lukas Früchtnicht" w:date="2018-12-18T07:49:00Z" w:initials="LF">
    <w:p w14:paraId="508B0D2F" w14:textId="77777777" w:rsidR="00010A65" w:rsidRDefault="00010A65">
      <w:pPr>
        <w:pStyle w:val="CommentText"/>
      </w:pPr>
      <w:r>
        <w:rPr>
          <w:rStyle w:val="CommentReference"/>
        </w:rPr>
        <w:annotationRef/>
      </w:r>
      <w:r>
        <w:t>Linear?</w:t>
      </w:r>
    </w:p>
  </w:comment>
  <w:comment w:id="82" w:author="Lukas Früchtnicht" w:date="2018-12-18T07:50:00Z" w:initials="LF">
    <w:p w14:paraId="01859D8B" w14:textId="77777777" w:rsidR="00010A65" w:rsidRPr="00743E19" w:rsidRDefault="00010A65">
      <w:pPr>
        <w:pStyle w:val="CommentText"/>
        <w:rPr>
          <w:lang w:val="en-US"/>
        </w:rPr>
      </w:pPr>
      <w:r>
        <w:rPr>
          <w:rStyle w:val="CommentReference"/>
        </w:rPr>
        <w:annotationRef/>
      </w:r>
      <w:r w:rsidRPr="00743E19">
        <w:rPr>
          <w:lang w:val="en-US"/>
        </w:rPr>
        <w:t xml:space="preserve">More exxplanation needed! Also sy why </w:t>
      </w:r>
      <w:r>
        <w:rPr>
          <w:lang w:val="en-US"/>
        </w:rPr>
        <w:t xml:space="preserve">we did not do this for Geo  or may be say we did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E65C9D" w15:done="0"/>
  <w15:commentEx w15:paraId="157BFC4F" w15:done="0"/>
  <w15:commentEx w15:paraId="508B0D2F" w15:done="0"/>
  <w15:commentEx w15:paraId="01859D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E65C9D" w16cid:durableId="1FC27ED3"/>
  <w16cid:commentId w16cid:paraId="157BFC4F" w16cid:durableId="1FC3236D"/>
  <w16cid:commentId w16cid:paraId="508B0D2F" w16cid:durableId="1FC32507"/>
  <w16cid:commentId w16cid:paraId="01859D8B" w16cid:durableId="1FC325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C8D0F2" w14:textId="77777777" w:rsidR="0034757F" w:rsidRDefault="0034757F" w:rsidP="008162B9">
      <w:r>
        <w:separator/>
      </w:r>
    </w:p>
  </w:endnote>
  <w:endnote w:type="continuationSeparator" w:id="0">
    <w:p w14:paraId="01D88A51" w14:textId="77777777" w:rsidR="0034757F" w:rsidRDefault="0034757F" w:rsidP="00816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3084798"/>
      <w:docPartObj>
        <w:docPartGallery w:val="Page Numbers (Bottom of Page)"/>
        <w:docPartUnique/>
      </w:docPartObj>
    </w:sdtPr>
    <w:sdtEndPr>
      <w:rPr>
        <w:rStyle w:val="PageNumber"/>
      </w:rPr>
    </w:sdtEndPr>
    <w:sdtContent>
      <w:p w14:paraId="64136407" w14:textId="77777777" w:rsidR="00010A65" w:rsidRDefault="00010A65"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68351821"/>
      <w:docPartObj>
        <w:docPartGallery w:val="Page Numbers (Bottom of Page)"/>
        <w:docPartUnique/>
      </w:docPartObj>
    </w:sdtPr>
    <w:sdtEndPr>
      <w:rPr>
        <w:rStyle w:val="PageNumber"/>
      </w:rPr>
    </w:sdtEndPr>
    <w:sdtContent>
      <w:p w14:paraId="56F143F9" w14:textId="77777777" w:rsidR="00010A65" w:rsidRDefault="00010A65" w:rsidP="00D4085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7228649"/>
      <w:docPartObj>
        <w:docPartGallery w:val="Page Numbers (Bottom of Page)"/>
        <w:docPartUnique/>
      </w:docPartObj>
    </w:sdtPr>
    <w:sdtEndPr>
      <w:rPr>
        <w:rStyle w:val="PageNumber"/>
      </w:rPr>
    </w:sdtEndPr>
    <w:sdtContent>
      <w:p w14:paraId="00C982B9" w14:textId="77777777" w:rsidR="00010A65" w:rsidRDefault="00010A65" w:rsidP="0006602A">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A8AFD3" w14:textId="77777777" w:rsidR="00010A65" w:rsidRDefault="00010A65" w:rsidP="000660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E2167" w14:textId="77777777" w:rsidR="00010A65" w:rsidRDefault="00010A65" w:rsidP="0006602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62190408"/>
      <w:docPartObj>
        <w:docPartGallery w:val="Page Numbers (Bottom of Page)"/>
        <w:docPartUnique/>
      </w:docPartObj>
    </w:sdtPr>
    <w:sdtEndPr>
      <w:rPr>
        <w:rStyle w:val="PageNumber"/>
      </w:rPr>
    </w:sdtEndPr>
    <w:sdtContent>
      <w:p w14:paraId="73A8C9A2" w14:textId="77777777" w:rsidR="00010A65" w:rsidRDefault="00010A65"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2D4C4011" w14:textId="77777777" w:rsidR="00010A65" w:rsidRDefault="00010A65" w:rsidP="0006602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4979588"/>
      <w:docPartObj>
        <w:docPartGallery w:val="Page Numbers (Bottom of Page)"/>
        <w:docPartUnique/>
      </w:docPartObj>
    </w:sdtPr>
    <w:sdtEndPr>
      <w:rPr>
        <w:rStyle w:val="PageNumber"/>
      </w:rPr>
    </w:sdtEndPr>
    <w:sdtContent>
      <w:p w14:paraId="53554B3B" w14:textId="77777777" w:rsidR="00010A65" w:rsidRDefault="00010A65"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0A33F153" w14:textId="77777777" w:rsidR="00010A65" w:rsidRDefault="00010A65" w:rsidP="0006602A">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3AC4D" w14:textId="77777777" w:rsidR="00010A65" w:rsidRDefault="00010A65" w:rsidP="0006602A">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25677922"/>
      <w:docPartObj>
        <w:docPartGallery w:val="Page Numbers (Bottom of Page)"/>
        <w:docPartUnique/>
      </w:docPartObj>
    </w:sdtPr>
    <w:sdtEndPr>
      <w:rPr>
        <w:rStyle w:val="PageNumber"/>
      </w:rPr>
    </w:sdtEndPr>
    <w:sdtContent>
      <w:p w14:paraId="72F36902" w14:textId="77777777" w:rsidR="00010A65" w:rsidRDefault="00010A65"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7F10767F" w14:textId="77777777" w:rsidR="00010A65" w:rsidRDefault="00010A65" w:rsidP="0006602A">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50128784"/>
      <w:docPartObj>
        <w:docPartGallery w:val="Page Numbers (Bottom of Page)"/>
        <w:docPartUnique/>
      </w:docPartObj>
    </w:sdtPr>
    <w:sdtEndPr>
      <w:rPr>
        <w:rStyle w:val="PageNumber"/>
      </w:rPr>
    </w:sdtEndPr>
    <w:sdtContent>
      <w:p w14:paraId="2B33F226" w14:textId="77777777" w:rsidR="00010A65" w:rsidRDefault="00010A65"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sdtContent>
  </w:sdt>
  <w:p w14:paraId="02DD617E" w14:textId="77777777" w:rsidR="00010A65" w:rsidRDefault="00010A65" w:rsidP="0006602A">
    <w:pPr>
      <w:pStyle w:val="Footer"/>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E77D7" w14:textId="77777777" w:rsidR="00010A65" w:rsidRDefault="00010A65" w:rsidP="0006602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62F490" w14:textId="77777777" w:rsidR="0034757F" w:rsidRDefault="0034757F" w:rsidP="008162B9">
      <w:r>
        <w:separator/>
      </w:r>
    </w:p>
  </w:footnote>
  <w:footnote w:type="continuationSeparator" w:id="0">
    <w:p w14:paraId="706D096B" w14:textId="77777777" w:rsidR="0034757F" w:rsidRDefault="0034757F" w:rsidP="008162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747"/>
    </w:tblGrid>
    <w:tr w:rsidR="00010A65" w:rsidRPr="00010A65" w14:paraId="3F95391F" w14:textId="77777777" w:rsidTr="003E06F2">
      <w:tc>
        <w:tcPr>
          <w:tcW w:w="1560" w:type="dxa"/>
        </w:tcPr>
        <w:p w14:paraId="2BF9E0D5" w14:textId="77777777" w:rsidR="00010A65" w:rsidRPr="007A5A82" w:rsidRDefault="00010A65" w:rsidP="003E06F2">
          <w:pPr>
            <w:tabs>
              <w:tab w:val="right" w:pos="2047"/>
            </w:tabs>
            <w:jc w:val="center"/>
          </w:pPr>
          <w:r>
            <w:rPr>
              <w:noProof/>
              <w:lang w:val="en-GB" w:eastAsia="en-GB"/>
            </w:rPr>
            <w:drawing>
              <wp:inline distT="0" distB="0" distL="0" distR="0" wp14:anchorId="2604C8C4" wp14:editId="2096E132">
                <wp:extent cx="750926" cy="778598"/>
                <wp:effectExtent l="0" t="0" r="0" b="0"/>
                <wp:docPr id="3" name="Picture 3" descr="page1image177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7720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9898" cy="829375"/>
                        </a:xfrm>
                        <a:prstGeom prst="rect">
                          <a:avLst/>
                        </a:prstGeom>
                        <a:noFill/>
                        <a:ln>
                          <a:noFill/>
                        </a:ln>
                      </pic:spPr>
                    </pic:pic>
                  </a:graphicData>
                </a:graphic>
              </wp:inline>
            </w:drawing>
          </w:r>
        </w:p>
      </w:tc>
      <w:tc>
        <w:tcPr>
          <w:tcW w:w="6747" w:type="dxa"/>
        </w:tcPr>
        <w:p w14:paraId="2C331ABB" w14:textId="77777777" w:rsidR="00010A65" w:rsidRPr="00DE393A" w:rsidRDefault="00010A65" w:rsidP="008162B9">
          <w:pPr>
            <w:spacing w:after="240"/>
            <w:rPr>
              <w:b/>
              <w:sz w:val="40"/>
              <w:szCs w:val="40"/>
              <w:lang w:val="en-US"/>
            </w:rPr>
          </w:pPr>
          <w:r>
            <w:rPr>
              <w:b/>
              <w:sz w:val="40"/>
              <w:szCs w:val="40"/>
              <w:lang w:val="en-US"/>
            </w:rPr>
            <w:t>Data Mining</w:t>
          </w:r>
          <w:r w:rsidRPr="00DE393A">
            <w:rPr>
              <w:b/>
              <w:sz w:val="40"/>
              <w:szCs w:val="40"/>
              <w:lang w:val="en-US"/>
            </w:rPr>
            <w:br/>
          </w:r>
          <w:r w:rsidRPr="00DE393A">
            <w:rPr>
              <w:sz w:val="28"/>
              <w:szCs w:val="28"/>
              <w:lang w:val="en-US"/>
            </w:rPr>
            <w:t>Master Program in Data Science</w:t>
          </w:r>
          <w:r w:rsidRPr="00DE393A">
            <w:rPr>
              <w:sz w:val="28"/>
              <w:szCs w:val="28"/>
              <w:lang w:val="en-US"/>
            </w:rPr>
            <w:br/>
            <w:t>and Advanced Analytics 2018/19</w:t>
          </w:r>
        </w:p>
      </w:tc>
    </w:tr>
  </w:tbl>
  <w:p w14:paraId="5ABD3526" w14:textId="77777777" w:rsidR="00010A65" w:rsidRPr="00DE393A" w:rsidRDefault="00010A65" w:rsidP="003E06F2">
    <w:pPr>
      <w:pStyle w:val="Header"/>
      <w:rPr>
        <w:sz w:val="2"/>
        <w:szCs w:val="2"/>
        <w:lang w:val="en-US"/>
      </w:rPr>
    </w:pPr>
  </w:p>
  <w:p w14:paraId="27ACD94F" w14:textId="77777777" w:rsidR="00010A65" w:rsidRPr="00DE393A" w:rsidRDefault="00010A65" w:rsidP="003E06F2">
    <w:pPr>
      <w:pStyle w:val="Header"/>
      <w:rPr>
        <w:sz w:val="2"/>
        <w:szCs w:val="2"/>
        <w:lang w:val="en-US"/>
      </w:rPr>
    </w:pPr>
  </w:p>
  <w:p w14:paraId="2D1971C2" w14:textId="77777777" w:rsidR="00010A65" w:rsidRPr="00DE393A" w:rsidRDefault="00010A65" w:rsidP="003E06F2">
    <w:pPr>
      <w:pStyle w:val="Header"/>
      <w:rPr>
        <w:sz w:val="2"/>
        <w:szCs w:val="2"/>
        <w:lang w:val="en-US"/>
      </w:rPr>
    </w:pPr>
  </w:p>
  <w:p w14:paraId="442DF2F2" w14:textId="77777777" w:rsidR="00010A65" w:rsidRPr="00DE393A" w:rsidRDefault="00010A65" w:rsidP="003E06F2">
    <w:pPr>
      <w:pStyle w:val="Header"/>
      <w:rPr>
        <w:sz w:val="2"/>
        <w:szCs w:val="2"/>
        <w:lang w:val="en-US"/>
      </w:rPr>
    </w:pPr>
  </w:p>
  <w:p w14:paraId="31CE1517" w14:textId="77777777" w:rsidR="00010A65" w:rsidRPr="00DE393A" w:rsidRDefault="00010A65" w:rsidP="003E06F2">
    <w:pPr>
      <w:pStyle w:val="Header"/>
      <w:rPr>
        <w:sz w:val="2"/>
        <w:szCs w:val="2"/>
        <w:lang w:val="en-US"/>
      </w:rPr>
    </w:pPr>
  </w:p>
  <w:p w14:paraId="4A0BF1C4" w14:textId="77777777" w:rsidR="00010A65" w:rsidRPr="00DE393A" w:rsidRDefault="00010A65" w:rsidP="003E06F2">
    <w:pPr>
      <w:pStyle w:val="Header"/>
      <w:rPr>
        <w:sz w:val="2"/>
        <w:szCs w:val="2"/>
        <w:lang w:val="en-US"/>
      </w:rPr>
    </w:pPr>
  </w:p>
  <w:p w14:paraId="4746C0F2" w14:textId="77777777" w:rsidR="00010A65" w:rsidRPr="00DE393A" w:rsidRDefault="00010A65">
    <w:pPr>
      <w:rPr>
        <w:lang w:val="en-US"/>
      </w:rPr>
    </w:pPr>
  </w:p>
  <w:p w14:paraId="0064EE77" w14:textId="77777777" w:rsidR="00010A65" w:rsidRPr="00DE393A" w:rsidRDefault="00010A65">
    <w:pP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0B8DD" w14:textId="77777777" w:rsidR="00010A65" w:rsidRDefault="00010A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D3C6C"/>
    <w:multiLevelType w:val="hybridMultilevel"/>
    <w:tmpl w:val="83BC2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CB23C5"/>
    <w:multiLevelType w:val="hybridMultilevel"/>
    <w:tmpl w:val="8A86D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0196C1"/>
    <w:multiLevelType w:val="singleLevel"/>
    <w:tmpl w:val="2C0196C1"/>
    <w:lvl w:ilvl="0">
      <w:start w:val="1"/>
      <w:numFmt w:val="bullet"/>
      <w:lvlText w:val=""/>
      <w:lvlJc w:val="left"/>
      <w:pPr>
        <w:tabs>
          <w:tab w:val="left" w:pos="420"/>
        </w:tabs>
        <w:ind w:left="420" w:hanging="420"/>
      </w:pPr>
      <w:rPr>
        <w:rFonts w:ascii="Wingdings" w:hAnsi="Wingdings" w:hint="default"/>
        <w:sz w:val="13"/>
      </w:rPr>
    </w:lvl>
  </w:abstractNum>
  <w:abstractNum w:abstractNumId="3" w15:restartNumberingAfterBreak="0">
    <w:nsid w:val="2FB03C66"/>
    <w:multiLevelType w:val="multilevel"/>
    <w:tmpl w:val="AEDE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F6663D"/>
    <w:multiLevelType w:val="multilevel"/>
    <w:tmpl w:val="1B38A51C"/>
    <w:lvl w:ilvl="0">
      <w:start w:val="1"/>
      <w:numFmt w:val="bullet"/>
      <w:lvlText w:val=""/>
      <w:lvlJc w:val="left"/>
      <w:pPr>
        <w:tabs>
          <w:tab w:val="num" w:pos="1572"/>
        </w:tabs>
        <w:ind w:left="1572" w:hanging="360"/>
      </w:pPr>
      <w:rPr>
        <w:rFonts w:ascii="Symbol" w:hAnsi="Symbol" w:hint="default"/>
        <w:sz w:val="20"/>
      </w:rPr>
    </w:lvl>
    <w:lvl w:ilvl="1" w:tentative="1">
      <w:start w:val="1"/>
      <w:numFmt w:val="bullet"/>
      <w:lvlText w:val=""/>
      <w:lvlJc w:val="left"/>
      <w:pPr>
        <w:tabs>
          <w:tab w:val="num" w:pos="2292"/>
        </w:tabs>
        <w:ind w:left="2292" w:hanging="360"/>
      </w:pPr>
      <w:rPr>
        <w:rFonts w:ascii="Symbol" w:hAnsi="Symbol" w:hint="default"/>
        <w:sz w:val="20"/>
      </w:rPr>
    </w:lvl>
    <w:lvl w:ilvl="2" w:tentative="1">
      <w:start w:val="1"/>
      <w:numFmt w:val="bullet"/>
      <w:lvlText w:val=""/>
      <w:lvlJc w:val="left"/>
      <w:pPr>
        <w:tabs>
          <w:tab w:val="num" w:pos="3012"/>
        </w:tabs>
        <w:ind w:left="3012" w:hanging="360"/>
      </w:pPr>
      <w:rPr>
        <w:rFonts w:ascii="Symbol" w:hAnsi="Symbol" w:hint="default"/>
        <w:sz w:val="20"/>
      </w:rPr>
    </w:lvl>
    <w:lvl w:ilvl="3" w:tentative="1">
      <w:start w:val="1"/>
      <w:numFmt w:val="bullet"/>
      <w:lvlText w:val=""/>
      <w:lvlJc w:val="left"/>
      <w:pPr>
        <w:tabs>
          <w:tab w:val="num" w:pos="3732"/>
        </w:tabs>
        <w:ind w:left="3732" w:hanging="360"/>
      </w:pPr>
      <w:rPr>
        <w:rFonts w:ascii="Symbol" w:hAnsi="Symbol" w:hint="default"/>
        <w:sz w:val="20"/>
      </w:rPr>
    </w:lvl>
    <w:lvl w:ilvl="4" w:tentative="1">
      <w:start w:val="1"/>
      <w:numFmt w:val="bullet"/>
      <w:lvlText w:val=""/>
      <w:lvlJc w:val="left"/>
      <w:pPr>
        <w:tabs>
          <w:tab w:val="num" w:pos="4452"/>
        </w:tabs>
        <w:ind w:left="4452" w:hanging="360"/>
      </w:pPr>
      <w:rPr>
        <w:rFonts w:ascii="Symbol" w:hAnsi="Symbol" w:hint="default"/>
        <w:sz w:val="20"/>
      </w:rPr>
    </w:lvl>
    <w:lvl w:ilvl="5" w:tentative="1">
      <w:start w:val="1"/>
      <w:numFmt w:val="bullet"/>
      <w:lvlText w:val=""/>
      <w:lvlJc w:val="left"/>
      <w:pPr>
        <w:tabs>
          <w:tab w:val="num" w:pos="5172"/>
        </w:tabs>
        <w:ind w:left="5172" w:hanging="360"/>
      </w:pPr>
      <w:rPr>
        <w:rFonts w:ascii="Symbol" w:hAnsi="Symbol" w:hint="default"/>
        <w:sz w:val="20"/>
      </w:rPr>
    </w:lvl>
    <w:lvl w:ilvl="6" w:tentative="1">
      <w:start w:val="1"/>
      <w:numFmt w:val="bullet"/>
      <w:lvlText w:val=""/>
      <w:lvlJc w:val="left"/>
      <w:pPr>
        <w:tabs>
          <w:tab w:val="num" w:pos="5892"/>
        </w:tabs>
        <w:ind w:left="5892" w:hanging="360"/>
      </w:pPr>
      <w:rPr>
        <w:rFonts w:ascii="Symbol" w:hAnsi="Symbol" w:hint="default"/>
        <w:sz w:val="20"/>
      </w:rPr>
    </w:lvl>
    <w:lvl w:ilvl="7" w:tentative="1">
      <w:start w:val="1"/>
      <w:numFmt w:val="bullet"/>
      <w:lvlText w:val=""/>
      <w:lvlJc w:val="left"/>
      <w:pPr>
        <w:tabs>
          <w:tab w:val="num" w:pos="6612"/>
        </w:tabs>
        <w:ind w:left="6612" w:hanging="360"/>
      </w:pPr>
      <w:rPr>
        <w:rFonts w:ascii="Symbol" w:hAnsi="Symbol" w:hint="default"/>
        <w:sz w:val="20"/>
      </w:rPr>
    </w:lvl>
    <w:lvl w:ilvl="8" w:tentative="1">
      <w:start w:val="1"/>
      <w:numFmt w:val="bullet"/>
      <w:lvlText w:val=""/>
      <w:lvlJc w:val="left"/>
      <w:pPr>
        <w:tabs>
          <w:tab w:val="num" w:pos="7332"/>
        </w:tabs>
        <w:ind w:left="7332" w:hanging="360"/>
      </w:pPr>
      <w:rPr>
        <w:rFonts w:ascii="Symbol" w:hAnsi="Symbol" w:hint="default"/>
        <w:sz w:val="20"/>
      </w:rPr>
    </w:lvl>
  </w:abstractNum>
  <w:abstractNum w:abstractNumId="5" w15:restartNumberingAfterBreak="0">
    <w:nsid w:val="3DD13A20"/>
    <w:multiLevelType w:val="hybridMultilevel"/>
    <w:tmpl w:val="212E5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146137"/>
    <w:multiLevelType w:val="hybridMultilevel"/>
    <w:tmpl w:val="A66E5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47D285D"/>
    <w:multiLevelType w:val="hybridMultilevel"/>
    <w:tmpl w:val="BAA608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8F2B65"/>
    <w:multiLevelType w:val="hybridMultilevel"/>
    <w:tmpl w:val="A14ECAAE"/>
    <w:lvl w:ilvl="0" w:tplc="F6BC3E10">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C750B4"/>
    <w:multiLevelType w:val="hybridMultilevel"/>
    <w:tmpl w:val="BAB4F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06C50E7"/>
    <w:multiLevelType w:val="hybridMultilevel"/>
    <w:tmpl w:val="E8C8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C329D6"/>
    <w:multiLevelType w:val="hybridMultilevel"/>
    <w:tmpl w:val="A62A0D32"/>
    <w:lvl w:ilvl="0" w:tplc="8A460234">
      <w:start w:val="1"/>
      <w:numFmt w:val="lowerLetter"/>
      <w:pStyle w:val="Heading2"/>
      <w:lvlText w:val="%1."/>
      <w:lvlJc w:val="left"/>
      <w:pPr>
        <w:ind w:left="887" w:hanging="360"/>
      </w:pPr>
      <w:rPr>
        <w:rFonts w:hint="default"/>
      </w:rPr>
    </w:lvl>
    <w:lvl w:ilvl="1" w:tplc="08090019">
      <w:start w:val="1"/>
      <w:numFmt w:val="lowerLetter"/>
      <w:lvlText w:val="%2."/>
      <w:lvlJc w:val="left"/>
      <w:pPr>
        <w:ind w:left="1607" w:hanging="360"/>
      </w:pPr>
    </w:lvl>
    <w:lvl w:ilvl="2" w:tplc="0809001B" w:tentative="1">
      <w:start w:val="1"/>
      <w:numFmt w:val="lowerRoman"/>
      <w:lvlText w:val="%3."/>
      <w:lvlJc w:val="right"/>
      <w:pPr>
        <w:ind w:left="2327" w:hanging="180"/>
      </w:pPr>
    </w:lvl>
    <w:lvl w:ilvl="3" w:tplc="0809000F" w:tentative="1">
      <w:start w:val="1"/>
      <w:numFmt w:val="decimal"/>
      <w:lvlText w:val="%4."/>
      <w:lvlJc w:val="left"/>
      <w:pPr>
        <w:ind w:left="3047" w:hanging="360"/>
      </w:pPr>
    </w:lvl>
    <w:lvl w:ilvl="4" w:tplc="08090019" w:tentative="1">
      <w:start w:val="1"/>
      <w:numFmt w:val="lowerLetter"/>
      <w:lvlText w:val="%5."/>
      <w:lvlJc w:val="left"/>
      <w:pPr>
        <w:ind w:left="3767" w:hanging="360"/>
      </w:pPr>
    </w:lvl>
    <w:lvl w:ilvl="5" w:tplc="0809001B" w:tentative="1">
      <w:start w:val="1"/>
      <w:numFmt w:val="lowerRoman"/>
      <w:lvlText w:val="%6."/>
      <w:lvlJc w:val="right"/>
      <w:pPr>
        <w:ind w:left="4487" w:hanging="180"/>
      </w:pPr>
    </w:lvl>
    <w:lvl w:ilvl="6" w:tplc="0809000F" w:tentative="1">
      <w:start w:val="1"/>
      <w:numFmt w:val="decimal"/>
      <w:lvlText w:val="%7."/>
      <w:lvlJc w:val="left"/>
      <w:pPr>
        <w:ind w:left="5207" w:hanging="360"/>
      </w:pPr>
    </w:lvl>
    <w:lvl w:ilvl="7" w:tplc="08090019" w:tentative="1">
      <w:start w:val="1"/>
      <w:numFmt w:val="lowerLetter"/>
      <w:lvlText w:val="%8."/>
      <w:lvlJc w:val="left"/>
      <w:pPr>
        <w:ind w:left="5927" w:hanging="360"/>
      </w:pPr>
    </w:lvl>
    <w:lvl w:ilvl="8" w:tplc="0809001B" w:tentative="1">
      <w:start w:val="1"/>
      <w:numFmt w:val="lowerRoman"/>
      <w:lvlText w:val="%9."/>
      <w:lvlJc w:val="right"/>
      <w:pPr>
        <w:ind w:left="6647" w:hanging="180"/>
      </w:pPr>
    </w:lvl>
  </w:abstractNum>
  <w:abstractNum w:abstractNumId="12" w15:restartNumberingAfterBreak="0">
    <w:nsid w:val="66A0514E"/>
    <w:multiLevelType w:val="multilevel"/>
    <w:tmpl w:val="B4D0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1327AB"/>
    <w:multiLevelType w:val="hybridMultilevel"/>
    <w:tmpl w:val="9924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377D0D"/>
    <w:multiLevelType w:val="hybridMultilevel"/>
    <w:tmpl w:val="D5804608"/>
    <w:lvl w:ilvl="0" w:tplc="FC0ABFC0">
      <w:start w:val="1"/>
      <w:numFmt w:val="upperRoman"/>
      <w:pStyle w:val="Heading1"/>
      <w:lvlText w:val="%1."/>
      <w:lvlJc w:val="right"/>
      <w:pPr>
        <w:ind w:left="720" w:hanging="1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7A03A8"/>
    <w:multiLevelType w:val="multilevel"/>
    <w:tmpl w:val="E9F8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FC139C"/>
    <w:multiLevelType w:val="hybridMultilevel"/>
    <w:tmpl w:val="4E5A4B6A"/>
    <w:lvl w:ilvl="0" w:tplc="D5802EEA">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2"/>
  </w:num>
  <w:num w:numId="4">
    <w:abstractNumId w:val="15"/>
  </w:num>
  <w:num w:numId="5">
    <w:abstractNumId w:val="10"/>
  </w:num>
  <w:num w:numId="6">
    <w:abstractNumId w:val="5"/>
  </w:num>
  <w:num w:numId="7">
    <w:abstractNumId w:val="1"/>
  </w:num>
  <w:num w:numId="8">
    <w:abstractNumId w:val="14"/>
  </w:num>
  <w:num w:numId="9">
    <w:abstractNumId w:val="8"/>
  </w:num>
  <w:num w:numId="10">
    <w:abstractNumId w:val="2"/>
  </w:num>
  <w:num w:numId="11">
    <w:abstractNumId w:val="13"/>
  </w:num>
  <w:num w:numId="12">
    <w:abstractNumId w:val="11"/>
  </w:num>
  <w:num w:numId="13">
    <w:abstractNumId w:val="3"/>
  </w:num>
  <w:num w:numId="14">
    <w:abstractNumId w:val="6"/>
  </w:num>
  <w:num w:numId="15">
    <w:abstractNumId w:val="11"/>
  </w:num>
  <w:num w:numId="16">
    <w:abstractNumId w:val="14"/>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6"/>
  </w:num>
  <w:num w:numId="23">
    <w:abstractNumId w:val="9"/>
  </w:num>
  <w:num w:numId="2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kas Früchtnicht">
    <w15:presenceInfo w15:providerId="AD" w15:userId="S::lukas.fruechtnicht@myhsba.de::f7a248dc-8a84-422a-882b-6bcd25aef2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2B9"/>
    <w:rsid w:val="00000AE4"/>
    <w:rsid w:val="00003E81"/>
    <w:rsid w:val="00010A65"/>
    <w:rsid w:val="00011D67"/>
    <w:rsid w:val="0002006F"/>
    <w:rsid w:val="00026694"/>
    <w:rsid w:val="00030287"/>
    <w:rsid w:val="000322F2"/>
    <w:rsid w:val="00033CE8"/>
    <w:rsid w:val="00034161"/>
    <w:rsid w:val="00034AAF"/>
    <w:rsid w:val="000352E0"/>
    <w:rsid w:val="00057E89"/>
    <w:rsid w:val="0006602A"/>
    <w:rsid w:val="0007700D"/>
    <w:rsid w:val="0008042B"/>
    <w:rsid w:val="00083D3F"/>
    <w:rsid w:val="00091BE7"/>
    <w:rsid w:val="000922CA"/>
    <w:rsid w:val="000A12E6"/>
    <w:rsid w:val="000B1021"/>
    <w:rsid w:val="000C7EAE"/>
    <w:rsid w:val="000D0C48"/>
    <w:rsid w:val="000E06C6"/>
    <w:rsid w:val="000E4F1B"/>
    <w:rsid w:val="000E7AF6"/>
    <w:rsid w:val="000F7717"/>
    <w:rsid w:val="0010140E"/>
    <w:rsid w:val="00104704"/>
    <w:rsid w:val="00121468"/>
    <w:rsid w:val="001271AD"/>
    <w:rsid w:val="00134948"/>
    <w:rsid w:val="0014181A"/>
    <w:rsid w:val="00145A04"/>
    <w:rsid w:val="001479D5"/>
    <w:rsid w:val="00156BCD"/>
    <w:rsid w:val="00167F84"/>
    <w:rsid w:val="00176431"/>
    <w:rsid w:val="00176F3B"/>
    <w:rsid w:val="00181B10"/>
    <w:rsid w:val="00183B0C"/>
    <w:rsid w:val="001A5A45"/>
    <w:rsid w:val="001A7D8C"/>
    <w:rsid w:val="001E6C8F"/>
    <w:rsid w:val="0020180B"/>
    <w:rsid w:val="00201BAE"/>
    <w:rsid w:val="00214008"/>
    <w:rsid w:val="002166C7"/>
    <w:rsid w:val="00217DBD"/>
    <w:rsid w:val="002348C1"/>
    <w:rsid w:val="00236161"/>
    <w:rsid w:val="00242AC3"/>
    <w:rsid w:val="00245EEE"/>
    <w:rsid w:val="00252DA5"/>
    <w:rsid w:val="00256C67"/>
    <w:rsid w:val="00291569"/>
    <w:rsid w:val="002B2055"/>
    <w:rsid w:val="002C7F86"/>
    <w:rsid w:val="002D2D40"/>
    <w:rsid w:val="002D795A"/>
    <w:rsid w:val="002E2DDA"/>
    <w:rsid w:val="002F6147"/>
    <w:rsid w:val="002F7C3E"/>
    <w:rsid w:val="003073BC"/>
    <w:rsid w:val="003141D2"/>
    <w:rsid w:val="003146AF"/>
    <w:rsid w:val="00343139"/>
    <w:rsid w:val="0034757F"/>
    <w:rsid w:val="003507CB"/>
    <w:rsid w:val="00350A2C"/>
    <w:rsid w:val="0035232A"/>
    <w:rsid w:val="003800EA"/>
    <w:rsid w:val="0038022B"/>
    <w:rsid w:val="003A7533"/>
    <w:rsid w:val="003A78F3"/>
    <w:rsid w:val="003C00E2"/>
    <w:rsid w:val="003D7A5F"/>
    <w:rsid w:val="003E06F2"/>
    <w:rsid w:val="003E4B76"/>
    <w:rsid w:val="004121CE"/>
    <w:rsid w:val="0041355E"/>
    <w:rsid w:val="00417773"/>
    <w:rsid w:val="00422519"/>
    <w:rsid w:val="00430EA3"/>
    <w:rsid w:val="004410C0"/>
    <w:rsid w:val="004455FC"/>
    <w:rsid w:val="004924D3"/>
    <w:rsid w:val="0049292B"/>
    <w:rsid w:val="00493754"/>
    <w:rsid w:val="004A2B23"/>
    <w:rsid w:val="004A4D6E"/>
    <w:rsid w:val="004A7537"/>
    <w:rsid w:val="004B4B3D"/>
    <w:rsid w:val="004B7EF1"/>
    <w:rsid w:val="004C7996"/>
    <w:rsid w:val="004D4154"/>
    <w:rsid w:val="004D5625"/>
    <w:rsid w:val="004E1D6B"/>
    <w:rsid w:val="0050301A"/>
    <w:rsid w:val="00514514"/>
    <w:rsid w:val="00530EA4"/>
    <w:rsid w:val="005603E5"/>
    <w:rsid w:val="00567477"/>
    <w:rsid w:val="005675F6"/>
    <w:rsid w:val="005944E4"/>
    <w:rsid w:val="005A0D60"/>
    <w:rsid w:val="005B7510"/>
    <w:rsid w:val="005C29A7"/>
    <w:rsid w:val="005D2C66"/>
    <w:rsid w:val="005D2D3A"/>
    <w:rsid w:val="005E171A"/>
    <w:rsid w:val="005F0F41"/>
    <w:rsid w:val="00615797"/>
    <w:rsid w:val="00617CAD"/>
    <w:rsid w:val="006361FE"/>
    <w:rsid w:val="00651311"/>
    <w:rsid w:val="00655DF5"/>
    <w:rsid w:val="00655DFA"/>
    <w:rsid w:val="00660010"/>
    <w:rsid w:val="006A4600"/>
    <w:rsid w:val="006B24A9"/>
    <w:rsid w:val="006B71AD"/>
    <w:rsid w:val="006C3F38"/>
    <w:rsid w:val="006C5B5B"/>
    <w:rsid w:val="006C6F9C"/>
    <w:rsid w:val="006D3A7D"/>
    <w:rsid w:val="006F5F28"/>
    <w:rsid w:val="00743E19"/>
    <w:rsid w:val="007535C0"/>
    <w:rsid w:val="00756111"/>
    <w:rsid w:val="007A05A0"/>
    <w:rsid w:val="007C0988"/>
    <w:rsid w:val="007C2E0B"/>
    <w:rsid w:val="007D35AB"/>
    <w:rsid w:val="007D3C60"/>
    <w:rsid w:val="007D3F8A"/>
    <w:rsid w:val="007D797C"/>
    <w:rsid w:val="007F0037"/>
    <w:rsid w:val="007F24D7"/>
    <w:rsid w:val="008162B9"/>
    <w:rsid w:val="00824D8C"/>
    <w:rsid w:val="00836945"/>
    <w:rsid w:val="0084257E"/>
    <w:rsid w:val="00851E11"/>
    <w:rsid w:val="0085594D"/>
    <w:rsid w:val="00862E57"/>
    <w:rsid w:val="00892D57"/>
    <w:rsid w:val="008955AB"/>
    <w:rsid w:val="008B0104"/>
    <w:rsid w:val="008B250F"/>
    <w:rsid w:val="008B5110"/>
    <w:rsid w:val="008B5C7D"/>
    <w:rsid w:val="008C7E6D"/>
    <w:rsid w:val="008F1CA7"/>
    <w:rsid w:val="008F1FA4"/>
    <w:rsid w:val="008F3A46"/>
    <w:rsid w:val="008F4863"/>
    <w:rsid w:val="00913D30"/>
    <w:rsid w:val="00914D29"/>
    <w:rsid w:val="009271ED"/>
    <w:rsid w:val="00946E2A"/>
    <w:rsid w:val="009559FF"/>
    <w:rsid w:val="00966A99"/>
    <w:rsid w:val="00975D11"/>
    <w:rsid w:val="00984766"/>
    <w:rsid w:val="00990AF0"/>
    <w:rsid w:val="00991999"/>
    <w:rsid w:val="009A0884"/>
    <w:rsid w:val="009B6484"/>
    <w:rsid w:val="009B7C19"/>
    <w:rsid w:val="009C09BB"/>
    <w:rsid w:val="009D2095"/>
    <w:rsid w:val="009E37F6"/>
    <w:rsid w:val="009E4C9E"/>
    <w:rsid w:val="009F3CBA"/>
    <w:rsid w:val="00A0238E"/>
    <w:rsid w:val="00A05EF2"/>
    <w:rsid w:val="00A0746A"/>
    <w:rsid w:val="00A11A24"/>
    <w:rsid w:val="00A13EA2"/>
    <w:rsid w:val="00A247BB"/>
    <w:rsid w:val="00A47CEB"/>
    <w:rsid w:val="00A631CE"/>
    <w:rsid w:val="00A70B93"/>
    <w:rsid w:val="00A71DF2"/>
    <w:rsid w:val="00A81FDD"/>
    <w:rsid w:val="00A8415C"/>
    <w:rsid w:val="00A8534D"/>
    <w:rsid w:val="00A927BA"/>
    <w:rsid w:val="00AA1AF5"/>
    <w:rsid w:val="00AB428D"/>
    <w:rsid w:val="00AB6C53"/>
    <w:rsid w:val="00AD0AA6"/>
    <w:rsid w:val="00AD746E"/>
    <w:rsid w:val="00AF250C"/>
    <w:rsid w:val="00B10432"/>
    <w:rsid w:val="00B13F2E"/>
    <w:rsid w:val="00B21CB8"/>
    <w:rsid w:val="00B35901"/>
    <w:rsid w:val="00B51C06"/>
    <w:rsid w:val="00B623DC"/>
    <w:rsid w:val="00B64017"/>
    <w:rsid w:val="00B665CB"/>
    <w:rsid w:val="00B75DA3"/>
    <w:rsid w:val="00B859F9"/>
    <w:rsid w:val="00B90C02"/>
    <w:rsid w:val="00B922B1"/>
    <w:rsid w:val="00BB2232"/>
    <w:rsid w:val="00BB38D5"/>
    <w:rsid w:val="00BC3845"/>
    <w:rsid w:val="00BC4904"/>
    <w:rsid w:val="00BC58FD"/>
    <w:rsid w:val="00BC641C"/>
    <w:rsid w:val="00BD19D5"/>
    <w:rsid w:val="00BD6F06"/>
    <w:rsid w:val="00BE60DD"/>
    <w:rsid w:val="00BE7177"/>
    <w:rsid w:val="00BF45C5"/>
    <w:rsid w:val="00C205DE"/>
    <w:rsid w:val="00C30803"/>
    <w:rsid w:val="00C556B6"/>
    <w:rsid w:val="00C611D0"/>
    <w:rsid w:val="00C63266"/>
    <w:rsid w:val="00C66E8C"/>
    <w:rsid w:val="00C7695E"/>
    <w:rsid w:val="00C90766"/>
    <w:rsid w:val="00CA5AF1"/>
    <w:rsid w:val="00CB489B"/>
    <w:rsid w:val="00CB7625"/>
    <w:rsid w:val="00CD712D"/>
    <w:rsid w:val="00CE1002"/>
    <w:rsid w:val="00CE44CF"/>
    <w:rsid w:val="00D00D6A"/>
    <w:rsid w:val="00D05A01"/>
    <w:rsid w:val="00D06384"/>
    <w:rsid w:val="00D35F9A"/>
    <w:rsid w:val="00D40854"/>
    <w:rsid w:val="00D42FE8"/>
    <w:rsid w:val="00D43B36"/>
    <w:rsid w:val="00D47118"/>
    <w:rsid w:val="00D57C6F"/>
    <w:rsid w:val="00D77EB6"/>
    <w:rsid w:val="00D91A5A"/>
    <w:rsid w:val="00DB6458"/>
    <w:rsid w:val="00DB6902"/>
    <w:rsid w:val="00DC22F0"/>
    <w:rsid w:val="00DC332A"/>
    <w:rsid w:val="00DE393A"/>
    <w:rsid w:val="00DF76A6"/>
    <w:rsid w:val="00E01307"/>
    <w:rsid w:val="00E043F7"/>
    <w:rsid w:val="00E05D45"/>
    <w:rsid w:val="00E35C5A"/>
    <w:rsid w:val="00E52657"/>
    <w:rsid w:val="00E5289E"/>
    <w:rsid w:val="00E65C35"/>
    <w:rsid w:val="00E71C95"/>
    <w:rsid w:val="00E81D82"/>
    <w:rsid w:val="00E93BE2"/>
    <w:rsid w:val="00EA1F04"/>
    <w:rsid w:val="00EA2989"/>
    <w:rsid w:val="00EA5932"/>
    <w:rsid w:val="00EA5BA2"/>
    <w:rsid w:val="00EB3C20"/>
    <w:rsid w:val="00EC6065"/>
    <w:rsid w:val="00EE151B"/>
    <w:rsid w:val="00EF49ED"/>
    <w:rsid w:val="00F075B8"/>
    <w:rsid w:val="00F127E2"/>
    <w:rsid w:val="00F135C7"/>
    <w:rsid w:val="00F16079"/>
    <w:rsid w:val="00F277A8"/>
    <w:rsid w:val="00F31FA2"/>
    <w:rsid w:val="00F66AE5"/>
    <w:rsid w:val="00F83CD6"/>
    <w:rsid w:val="00FA008C"/>
    <w:rsid w:val="00FB2292"/>
    <w:rsid w:val="00FD6158"/>
    <w:rsid w:val="00FE05FC"/>
    <w:rsid w:val="00FE12DC"/>
    <w:rsid w:val="00FE2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26227"/>
  <w15:docId w15:val="{FCA87D11-60CA-444D-8F3D-8D01AE08A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0432"/>
    <w:rPr>
      <w:rFonts w:ascii="Times New Roman" w:eastAsia="Times New Roman" w:hAnsi="Times New Roman" w:cs="Times New Roman"/>
      <w:lang w:val="de-DE"/>
    </w:rPr>
  </w:style>
  <w:style w:type="paragraph" w:styleId="Heading1">
    <w:name w:val="heading 1"/>
    <w:basedOn w:val="Normal"/>
    <w:next w:val="Normal"/>
    <w:link w:val="Heading1Char"/>
    <w:autoRedefine/>
    <w:uiPriority w:val="9"/>
    <w:qFormat/>
    <w:rsid w:val="0006602A"/>
    <w:pPr>
      <w:keepNext/>
      <w:keepLines/>
      <w:numPr>
        <w:numId w:val="8"/>
      </w:numPr>
      <w:spacing w:before="240" w:after="120" w:line="360" w:lineRule="auto"/>
      <w:outlineLvl w:val="0"/>
    </w:pPr>
    <w:rPr>
      <w:rFonts w:eastAsiaTheme="majorEastAsia"/>
      <w:b/>
      <w:color w:val="000000" w:themeColor="text1"/>
      <w:sz w:val="28"/>
      <w:szCs w:val="18"/>
    </w:rPr>
  </w:style>
  <w:style w:type="paragraph" w:styleId="Heading2">
    <w:name w:val="heading 2"/>
    <w:basedOn w:val="Normal"/>
    <w:next w:val="Normal"/>
    <w:link w:val="Heading2Char"/>
    <w:autoRedefine/>
    <w:uiPriority w:val="9"/>
    <w:unhideWhenUsed/>
    <w:qFormat/>
    <w:rsid w:val="0014181A"/>
    <w:pPr>
      <w:keepNext/>
      <w:keepLines/>
      <w:numPr>
        <w:numId w:val="12"/>
      </w:numPr>
      <w:spacing w:before="120" w:after="120"/>
      <w:outlineLvl w:val="1"/>
    </w:pPr>
    <w:rPr>
      <w:rFonts w:eastAsiaTheme="majorEastAsia"/>
      <w:b/>
      <w:color w:val="000000" w:themeColor="text1"/>
      <w:sz w:val="20"/>
      <w:szCs w:val="26"/>
      <w:lang w:val="en-GB"/>
    </w:rPr>
  </w:style>
  <w:style w:type="paragraph" w:styleId="Heading3">
    <w:name w:val="heading 3"/>
    <w:basedOn w:val="Normal"/>
    <w:next w:val="Normal"/>
    <w:link w:val="Heading3Char"/>
    <w:uiPriority w:val="9"/>
    <w:unhideWhenUsed/>
    <w:qFormat/>
    <w:rsid w:val="00A0746A"/>
    <w:pPr>
      <w:keepNext/>
      <w:keepLines/>
      <w:spacing w:before="40"/>
      <w:outlineLvl w:val="2"/>
    </w:pPr>
    <w:rPr>
      <w:rFonts w:ascii="Helvetica" w:eastAsiaTheme="majorEastAsia" w:hAnsi="Helvetica" w:cstheme="majorBidi"/>
      <w:b/>
      <w:color w:val="000000" w:themeColor="text1"/>
      <w:sz w:val="18"/>
    </w:rPr>
  </w:style>
  <w:style w:type="paragraph" w:styleId="Heading4">
    <w:name w:val="heading 4"/>
    <w:basedOn w:val="Normal"/>
    <w:next w:val="Normal"/>
    <w:link w:val="Heading4Char"/>
    <w:uiPriority w:val="9"/>
    <w:unhideWhenUsed/>
    <w:rsid w:val="00FE2C7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2B9"/>
    <w:pPr>
      <w:tabs>
        <w:tab w:val="center" w:pos="4680"/>
        <w:tab w:val="right" w:pos="9360"/>
      </w:tabs>
    </w:pPr>
  </w:style>
  <w:style w:type="character" w:customStyle="1" w:styleId="HeaderChar">
    <w:name w:val="Header Char"/>
    <w:basedOn w:val="DefaultParagraphFont"/>
    <w:link w:val="Header"/>
    <w:uiPriority w:val="99"/>
    <w:rsid w:val="008162B9"/>
  </w:style>
  <w:style w:type="paragraph" w:styleId="Footer">
    <w:name w:val="footer"/>
    <w:basedOn w:val="Normal"/>
    <w:link w:val="FooterChar"/>
    <w:uiPriority w:val="99"/>
    <w:unhideWhenUsed/>
    <w:rsid w:val="008162B9"/>
    <w:pPr>
      <w:tabs>
        <w:tab w:val="center" w:pos="4680"/>
        <w:tab w:val="right" w:pos="9360"/>
      </w:tabs>
    </w:pPr>
  </w:style>
  <w:style w:type="character" w:customStyle="1" w:styleId="FooterChar">
    <w:name w:val="Footer Char"/>
    <w:basedOn w:val="DefaultParagraphFont"/>
    <w:link w:val="Footer"/>
    <w:uiPriority w:val="99"/>
    <w:rsid w:val="008162B9"/>
  </w:style>
  <w:style w:type="table" w:styleId="TableGrid">
    <w:name w:val="Table Grid"/>
    <w:basedOn w:val="TableNormal"/>
    <w:uiPriority w:val="39"/>
    <w:rsid w:val="00816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2D40"/>
    <w:pPr>
      <w:ind w:left="720"/>
      <w:contextualSpacing/>
    </w:pPr>
  </w:style>
  <w:style w:type="character" w:styleId="Hyperlink">
    <w:name w:val="Hyperlink"/>
    <w:basedOn w:val="DefaultParagraphFont"/>
    <w:uiPriority w:val="99"/>
    <w:unhideWhenUsed/>
    <w:rsid w:val="005D2C66"/>
    <w:rPr>
      <w:color w:val="0563C1" w:themeColor="hyperlink"/>
      <w:u w:val="single"/>
    </w:rPr>
  </w:style>
  <w:style w:type="character" w:customStyle="1" w:styleId="UnresolvedMention1">
    <w:name w:val="Unresolved Mention1"/>
    <w:basedOn w:val="DefaultParagraphFont"/>
    <w:uiPriority w:val="99"/>
    <w:semiHidden/>
    <w:unhideWhenUsed/>
    <w:rsid w:val="005D2C66"/>
    <w:rPr>
      <w:color w:val="605E5C"/>
      <w:shd w:val="clear" w:color="auto" w:fill="E1DFDD"/>
    </w:rPr>
  </w:style>
  <w:style w:type="character" w:customStyle="1" w:styleId="Heading2Char">
    <w:name w:val="Heading 2 Char"/>
    <w:basedOn w:val="DefaultParagraphFont"/>
    <w:link w:val="Heading2"/>
    <w:uiPriority w:val="9"/>
    <w:rsid w:val="0014181A"/>
    <w:rPr>
      <w:rFonts w:ascii="Times New Roman" w:eastAsiaTheme="majorEastAsia" w:hAnsi="Times New Roman" w:cs="Times New Roman"/>
      <w:b/>
      <w:color w:val="000000" w:themeColor="text1"/>
      <w:sz w:val="20"/>
      <w:szCs w:val="26"/>
      <w:lang w:val="en-GB"/>
    </w:rPr>
  </w:style>
  <w:style w:type="character" w:customStyle="1" w:styleId="Heading1Char">
    <w:name w:val="Heading 1 Char"/>
    <w:basedOn w:val="DefaultParagraphFont"/>
    <w:link w:val="Heading1"/>
    <w:uiPriority w:val="9"/>
    <w:rsid w:val="0006602A"/>
    <w:rPr>
      <w:rFonts w:ascii="Times New Roman" w:eastAsiaTheme="majorEastAsia" w:hAnsi="Times New Roman" w:cs="Times New Roman"/>
      <w:b/>
      <w:color w:val="000000" w:themeColor="text1"/>
      <w:sz w:val="28"/>
      <w:szCs w:val="18"/>
      <w:lang w:val="de-DE"/>
    </w:rPr>
  </w:style>
  <w:style w:type="character" w:customStyle="1" w:styleId="Heading3Char">
    <w:name w:val="Heading 3 Char"/>
    <w:basedOn w:val="DefaultParagraphFont"/>
    <w:link w:val="Heading3"/>
    <w:uiPriority w:val="9"/>
    <w:rsid w:val="00A0746A"/>
    <w:rPr>
      <w:rFonts w:ascii="Helvetica" w:eastAsiaTheme="majorEastAsia" w:hAnsi="Helvetica" w:cstheme="majorBidi"/>
      <w:b/>
      <w:color w:val="000000" w:themeColor="text1"/>
      <w:sz w:val="18"/>
    </w:rPr>
  </w:style>
  <w:style w:type="character" w:customStyle="1" w:styleId="Heading4Char">
    <w:name w:val="Heading 4 Char"/>
    <w:basedOn w:val="DefaultParagraphFont"/>
    <w:link w:val="Heading4"/>
    <w:uiPriority w:val="9"/>
    <w:rsid w:val="00FE2C7A"/>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autoRedefine/>
    <w:uiPriority w:val="10"/>
    <w:qFormat/>
    <w:rsid w:val="00A0746A"/>
    <w:pPr>
      <w:spacing w:before="240" w:after="120"/>
      <w:contextualSpacing/>
    </w:pPr>
    <w:rPr>
      <w:rFonts w:ascii="Helvetica" w:eastAsiaTheme="majorEastAsia" w:hAnsi="Helvetica" w:cstheme="majorBidi"/>
      <w:b/>
      <w:spacing w:val="-10"/>
      <w:kern w:val="28"/>
      <w:sz w:val="56"/>
      <w:szCs w:val="56"/>
    </w:rPr>
  </w:style>
  <w:style w:type="character" w:customStyle="1" w:styleId="TitleChar">
    <w:name w:val="Title Char"/>
    <w:basedOn w:val="DefaultParagraphFont"/>
    <w:link w:val="Title"/>
    <w:uiPriority w:val="10"/>
    <w:rsid w:val="00A0746A"/>
    <w:rPr>
      <w:rFonts w:ascii="Helvetica" w:eastAsiaTheme="majorEastAsia" w:hAnsi="Helvetica" w:cstheme="majorBidi"/>
      <w:b/>
      <w:spacing w:val="-10"/>
      <w:kern w:val="28"/>
      <w:sz w:val="56"/>
      <w:szCs w:val="56"/>
    </w:rPr>
  </w:style>
  <w:style w:type="paragraph" w:styleId="BalloonText">
    <w:name w:val="Balloon Text"/>
    <w:basedOn w:val="Normal"/>
    <w:link w:val="BalloonTextChar"/>
    <w:uiPriority w:val="99"/>
    <w:semiHidden/>
    <w:unhideWhenUsed/>
    <w:rsid w:val="007A05A0"/>
    <w:rPr>
      <w:rFonts w:ascii="Tahoma" w:hAnsi="Tahoma" w:cs="Tahoma"/>
      <w:sz w:val="16"/>
      <w:szCs w:val="16"/>
    </w:rPr>
  </w:style>
  <w:style w:type="character" w:customStyle="1" w:styleId="BalloonTextChar">
    <w:name w:val="Balloon Text Char"/>
    <w:basedOn w:val="DefaultParagraphFont"/>
    <w:link w:val="BalloonText"/>
    <w:uiPriority w:val="99"/>
    <w:semiHidden/>
    <w:rsid w:val="007A05A0"/>
    <w:rPr>
      <w:rFonts w:ascii="Tahoma" w:hAnsi="Tahoma" w:cs="Tahoma"/>
      <w:sz w:val="16"/>
      <w:szCs w:val="16"/>
    </w:rPr>
  </w:style>
  <w:style w:type="paragraph" w:styleId="NormalWeb">
    <w:name w:val="Normal (Web)"/>
    <w:basedOn w:val="Normal"/>
    <w:uiPriority w:val="99"/>
    <w:unhideWhenUsed/>
    <w:rsid w:val="00B90C02"/>
    <w:pPr>
      <w:spacing w:before="100" w:beforeAutospacing="1" w:after="100" w:afterAutospacing="1"/>
    </w:pPr>
    <w:rPr>
      <w:lang w:val="en-GB" w:eastAsia="en-GB"/>
    </w:rPr>
  </w:style>
  <w:style w:type="paragraph" w:styleId="Caption">
    <w:name w:val="caption"/>
    <w:basedOn w:val="Normal"/>
    <w:next w:val="Normal"/>
    <w:uiPriority w:val="35"/>
    <w:unhideWhenUsed/>
    <w:qFormat/>
    <w:rsid w:val="00BB38D5"/>
    <w:pPr>
      <w:spacing w:after="200"/>
    </w:pPr>
    <w:rPr>
      <w:b/>
      <w:bCs/>
      <w:color w:val="4472C4" w:themeColor="accent1"/>
      <w:sz w:val="18"/>
      <w:szCs w:val="18"/>
    </w:rPr>
  </w:style>
  <w:style w:type="character" w:customStyle="1" w:styleId="UnresolvedMention2">
    <w:name w:val="Unresolved Mention2"/>
    <w:basedOn w:val="DefaultParagraphFont"/>
    <w:uiPriority w:val="99"/>
    <w:semiHidden/>
    <w:unhideWhenUsed/>
    <w:rsid w:val="005C29A7"/>
    <w:rPr>
      <w:color w:val="605E5C"/>
      <w:shd w:val="clear" w:color="auto" w:fill="E1DFDD"/>
    </w:rPr>
  </w:style>
  <w:style w:type="character" w:customStyle="1" w:styleId="apple-converted-space">
    <w:name w:val="apple-converted-space"/>
    <w:basedOn w:val="DefaultParagraphFont"/>
    <w:rsid w:val="00A0238E"/>
  </w:style>
  <w:style w:type="character" w:styleId="Emphasis">
    <w:name w:val="Emphasis"/>
    <w:basedOn w:val="DefaultParagraphFont"/>
    <w:uiPriority w:val="20"/>
    <w:qFormat/>
    <w:rsid w:val="00A0238E"/>
    <w:rPr>
      <w:i/>
      <w:iCs/>
    </w:rPr>
  </w:style>
  <w:style w:type="paragraph" w:styleId="TOCHeading">
    <w:name w:val="TOC Heading"/>
    <w:basedOn w:val="Heading1"/>
    <w:next w:val="Normal"/>
    <w:uiPriority w:val="39"/>
    <w:unhideWhenUsed/>
    <w:qFormat/>
    <w:rsid w:val="00493754"/>
    <w:pPr>
      <w:numPr>
        <w:numId w:val="0"/>
      </w:numPr>
      <w:spacing w:before="480" w:after="0" w:line="276" w:lineRule="auto"/>
      <w:outlineLvl w:val="9"/>
    </w:pPr>
    <w:rPr>
      <w:rFonts w:asciiTheme="majorHAnsi" w:hAnsiTheme="majorHAnsi" w:cstheme="majorBidi"/>
      <w:bCs/>
      <w:color w:val="2F5496" w:themeColor="accent1" w:themeShade="BF"/>
      <w:szCs w:val="28"/>
    </w:rPr>
  </w:style>
  <w:style w:type="paragraph" w:styleId="TOC3">
    <w:name w:val="toc 3"/>
    <w:basedOn w:val="Normal"/>
    <w:next w:val="Normal"/>
    <w:autoRedefine/>
    <w:uiPriority w:val="39"/>
    <w:unhideWhenUsed/>
    <w:rsid w:val="0006602A"/>
    <w:pPr>
      <w:tabs>
        <w:tab w:val="right" w:leader="dot" w:pos="9350"/>
      </w:tabs>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493754"/>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493754"/>
    <w:pPr>
      <w:spacing w:before="120"/>
      <w:ind w:left="240"/>
    </w:pPr>
    <w:rPr>
      <w:rFonts w:asciiTheme="minorHAnsi" w:hAnsiTheme="minorHAnsi" w:cstheme="minorHAnsi"/>
      <w:b/>
      <w:bCs/>
      <w:sz w:val="22"/>
      <w:szCs w:val="22"/>
    </w:rPr>
  </w:style>
  <w:style w:type="paragraph" w:styleId="TOC4">
    <w:name w:val="toc 4"/>
    <w:basedOn w:val="Normal"/>
    <w:next w:val="Normal"/>
    <w:autoRedefine/>
    <w:uiPriority w:val="39"/>
    <w:semiHidden/>
    <w:unhideWhenUsed/>
    <w:rsid w:val="0049375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9375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9375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9375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9375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93754"/>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rsid w:val="00493754"/>
  </w:style>
  <w:style w:type="character" w:styleId="PageNumber">
    <w:name w:val="page number"/>
    <w:basedOn w:val="DefaultParagraphFont"/>
    <w:uiPriority w:val="99"/>
    <w:semiHidden/>
    <w:unhideWhenUsed/>
    <w:rsid w:val="0006602A"/>
  </w:style>
  <w:style w:type="character" w:styleId="Strong">
    <w:name w:val="Strong"/>
    <w:basedOn w:val="DefaultParagraphFont"/>
    <w:uiPriority w:val="22"/>
    <w:qFormat/>
    <w:rsid w:val="00D05A01"/>
    <w:rPr>
      <w:b/>
      <w:bCs/>
    </w:rPr>
  </w:style>
  <w:style w:type="character" w:styleId="CommentReference">
    <w:name w:val="annotation reference"/>
    <w:basedOn w:val="DefaultParagraphFont"/>
    <w:uiPriority w:val="99"/>
    <w:semiHidden/>
    <w:unhideWhenUsed/>
    <w:rsid w:val="00034AAF"/>
    <w:rPr>
      <w:sz w:val="16"/>
      <w:szCs w:val="16"/>
    </w:rPr>
  </w:style>
  <w:style w:type="paragraph" w:styleId="CommentText">
    <w:name w:val="annotation text"/>
    <w:basedOn w:val="Normal"/>
    <w:link w:val="CommentTextChar"/>
    <w:uiPriority w:val="99"/>
    <w:semiHidden/>
    <w:unhideWhenUsed/>
    <w:rsid w:val="00034AAF"/>
    <w:rPr>
      <w:sz w:val="20"/>
      <w:szCs w:val="20"/>
    </w:rPr>
  </w:style>
  <w:style w:type="character" w:customStyle="1" w:styleId="CommentTextChar">
    <w:name w:val="Comment Text Char"/>
    <w:basedOn w:val="DefaultParagraphFont"/>
    <w:link w:val="CommentText"/>
    <w:uiPriority w:val="99"/>
    <w:semiHidden/>
    <w:rsid w:val="00034AAF"/>
    <w:rPr>
      <w:rFonts w:ascii="Times New Roman" w:eastAsia="Times New Roman" w:hAnsi="Times New Roman" w:cs="Times New Roman"/>
      <w:sz w:val="20"/>
      <w:szCs w:val="20"/>
      <w:lang w:val="de-DE"/>
    </w:rPr>
  </w:style>
  <w:style w:type="paragraph" w:styleId="CommentSubject">
    <w:name w:val="annotation subject"/>
    <w:basedOn w:val="CommentText"/>
    <w:next w:val="CommentText"/>
    <w:link w:val="CommentSubjectChar"/>
    <w:uiPriority w:val="99"/>
    <w:semiHidden/>
    <w:unhideWhenUsed/>
    <w:rsid w:val="00034AAF"/>
    <w:rPr>
      <w:b/>
      <w:bCs/>
    </w:rPr>
  </w:style>
  <w:style w:type="character" w:customStyle="1" w:styleId="CommentSubjectChar">
    <w:name w:val="Comment Subject Char"/>
    <w:basedOn w:val="CommentTextChar"/>
    <w:link w:val="CommentSubject"/>
    <w:uiPriority w:val="99"/>
    <w:semiHidden/>
    <w:rsid w:val="00034AAF"/>
    <w:rPr>
      <w:rFonts w:ascii="Times New Roman" w:eastAsia="Times New Roman" w:hAnsi="Times New Roman" w:cs="Times New Roman"/>
      <w:b/>
      <w:bCs/>
      <w:sz w:val="20"/>
      <w:szCs w:val="20"/>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3570">
      <w:bodyDiv w:val="1"/>
      <w:marLeft w:val="0"/>
      <w:marRight w:val="0"/>
      <w:marTop w:val="0"/>
      <w:marBottom w:val="0"/>
      <w:divBdr>
        <w:top w:val="none" w:sz="0" w:space="0" w:color="auto"/>
        <w:left w:val="none" w:sz="0" w:space="0" w:color="auto"/>
        <w:bottom w:val="none" w:sz="0" w:space="0" w:color="auto"/>
        <w:right w:val="none" w:sz="0" w:space="0" w:color="auto"/>
      </w:divBdr>
    </w:div>
    <w:div w:id="186480888">
      <w:bodyDiv w:val="1"/>
      <w:marLeft w:val="0"/>
      <w:marRight w:val="0"/>
      <w:marTop w:val="0"/>
      <w:marBottom w:val="0"/>
      <w:divBdr>
        <w:top w:val="none" w:sz="0" w:space="0" w:color="auto"/>
        <w:left w:val="none" w:sz="0" w:space="0" w:color="auto"/>
        <w:bottom w:val="none" w:sz="0" w:space="0" w:color="auto"/>
        <w:right w:val="none" w:sz="0" w:space="0" w:color="auto"/>
      </w:divBdr>
    </w:div>
    <w:div w:id="202518955">
      <w:bodyDiv w:val="1"/>
      <w:marLeft w:val="0"/>
      <w:marRight w:val="0"/>
      <w:marTop w:val="0"/>
      <w:marBottom w:val="0"/>
      <w:divBdr>
        <w:top w:val="none" w:sz="0" w:space="0" w:color="auto"/>
        <w:left w:val="none" w:sz="0" w:space="0" w:color="auto"/>
        <w:bottom w:val="none" w:sz="0" w:space="0" w:color="auto"/>
        <w:right w:val="none" w:sz="0" w:space="0" w:color="auto"/>
      </w:divBdr>
    </w:div>
    <w:div w:id="284584994">
      <w:bodyDiv w:val="1"/>
      <w:marLeft w:val="0"/>
      <w:marRight w:val="0"/>
      <w:marTop w:val="0"/>
      <w:marBottom w:val="0"/>
      <w:divBdr>
        <w:top w:val="none" w:sz="0" w:space="0" w:color="auto"/>
        <w:left w:val="none" w:sz="0" w:space="0" w:color="auto"/>
        <w:bottom w:val="none" w:sz="0" w:space="0" w:color="auto"/>
        <w:right w:val="none" w:sz="0" w:space="0" w:color="auto"/>
      </w:divBdr>
    </w:div>
    <w:div w:id="640040500">
      <w:bodyDiv w:val="1"/>
      <w:marLeft w:val="0"/>
      <w:marRight w:val="0"/>
      <w:marTop w:val="0"/>
      <w:marBottom w:val="0"/>
      <w:divBdr>
        <w:top w:val="none" w:sz="0" w:space="0" w:color="auto"/>
        <w:left w:val="none" w:sz="0" w:space="0" w:color="auto"/>
        <w:bottom w:val="none" w:sz="0" w:space="0" w:color="auto"/>
        <w:right w:val="none" w:sz="0" w:space="0" w:color="auto"/>
      </w:divBdr>
    </w:div>
    <w:div w:id="759135411">
      <w:bodyDiv w:val="1"/>
      <w:marLeft w:val="0"/>
      <w:marRight w:val="0"/>
      <w:marTop w:val="0"/>
      <w:marBottom w:val="0"/>
      <w:divBdr>
        <w:top w:val="none" w:sz="0" w:space="0" w:color="auto"/>
        <w:left w:val="none" w:sz="0" w:space="0" w:color="auto"/>
        <w:bottom w:val="none" w:sz="0" w:space="0" w:color="auto"/>
        <w:right w:val="none" w:sz="0" w:space="0" w:color="auto"/>
      </w:divBdr>
    </w:div>
    <w:div w:id="978026464">
      <w:bodyDiv w:val="1"/>
      <w:marLeft w:val="0"/>
      <w:marRight w:val="0"/>
      <w:marTop w:val="0"/>
      <w:marBottom w:val="0"/>
      <w:divBdr>
        <w:top w:val="none" w:sz="0" w:space="0" w:color="auto"/>
        <w:left w:val="none" w:sz="0" w:space="0" w:color="auto"/>
        <w:bottom w:val="none" w:sz="0" w:space="0" w:color="auto"/>
        <w:right w:val="none" w:sz="0" w:space="0" w:color="auto"/>
      </w:divBdr>
    </w:div>
    <w:div w:id="1152596844">
      <w:bodyDiv w:val="1"/>
      <w:marLeft w:val="0"/>
      <w:marRight w:val="0"/>
      <w:marTop w:val="0"/>
      <w:marBottom w:val="0"/>
      <w:divBdr>
        <w:top w:val="none" w:sz="0" w:space="0" w:color="auto"/>
        <w:left w:val="none" w:sz="0" w:space="0" w:color="auto"/>
        <w:bottom w:val="none" w:sz="0" w:space="0" w:color="auto"/>
        <w:right w:val="none" w:sz="0" w:space="0" w:color="auto"/>
      </w:divBdr>
    </w:div>
    <w:div w:id="1192719016">
      <w:bodyDiv w:val="1"/>
      <w:marLeft w:val="0"/>
      <w:marRight w:val="0"/>
      <w:marTop w:val="0"/>
      <w:marBottom w:val="0"/>
      <w:divBdr>
        <w:top w:val="none" w:sz="0" w:space="0" w:color="auto"/>
        <w:left w:val="none" w:sz="0" w:space="0" w:color="auto"/>
        <w:bottom w:val="none" w:sz="0" w:space="0" w:color="auto"/>
        <w:right w:val="none" w:sz="0" w:space="0" w:color="auto"/>
      </w:divBdr>
    </w:div>
    <w:div w:id="1321812717">
      <w:bodyDiv w:val="1"/>
      <w:marLeft w:val="0"/>
      <w:marRight w:val="0"/>
      <w:marTop w:val="0"/>
      <w:marBottom w:val="0"/>
      <w:divBdr>
        <w:top w:val="none" w:sz="0" w:space="0" w:color="auto"/>
        <w:left w:val="none" w:sz="0" w:space="0" w:color="auto"/>
        <w:bottom w:val="none" w:sz="0" w:space="0" w:color="auto"/>
        <w:right w:val="none" w:sz="0" w:space="0" w:color="auto"/>
      </w:divBdr>
    </w:div>
    <w:div w:id="1374114193">
      <w:bodyDiv w:val="1"/>
      <w:marLeft w:val="0"/>
      <w:marRight w:val="0"/>
      <w:marTop w:val="0"/>
      <w:marBottom w:val="0"/>
      <w:divBdr>
        <w:top w:val="none" w:sz="0" w:space="0" w:color="auto"/>
        <w:left w:val="none" w:sz="0" w:space="0" w:color="auto"/>
        <w:bottom w:val="none" w:sz="0" w:space="0" w:color="auto"/>
        <w:right w:val="none" w:sz="0" w:space="0" w:color="auto"/>
      </w:divBdr>
    </w:div>
    <w:div w:id="1434014544">
      <w:bodyDiv w:val="1"/>
      <w:marLeft w:val="0"/>
      <w:marRight w:val="0"/>
      <w:marTop w:val="0"/>
      <w:marBottom w:val="0"/>
      <w:divBdr>
        <w:top w:val="none" w:sz="0" w:space="0" w:color="auto"/>
        <w:left w:val="none" w:sz="0" w:space="0" w:color="auto"/>
        <w:bottom w:val="none" w:sz="0" w:space="0" w:color="auto"/>
        <w:right w:val="none" w:sz="0" w:space="0" w:color="auto"/>
      </w:divBdr>
    </w:div>
    <w:div w:id="1738091909">
      <w:bodyDiv w:val="1"/>
      <w:marLeft w:val="0"/>
      <w:marRight w:val="0"/>
      <w:marTop w:val="0"/>
      <w:marBottom w:val="0"/>
      <w:divBdr>
        <w:top w:val="none" w:sz="0" w:space="0" w:color="auto"/>
        <w:left w:val="none" w:sz="0" w:space="0" w:color="auto"/>
        <w:bottom w:val="none" w:sz="0" w:space="0" w:color="auto"/>
        <w:right w:val="none" w:sz="0" w:space="0" w:color="auto"/>
      </w:divBdr>
    </w:div>
    <w:div w:id="1825506913">
      <w:bodyDiv w:val="1"/>
      <w:marLeft w:val="0"/>
      <w:marRight w:val="0"/>
      <w:marTop w:val="0"/>
      <w:marBottom w:val="0"/>
      <w:divBdr>
        <w:top w:val="none" w:sz="0" w:space="0" w:color="auto"/>
        <w:left w:val="none" w:sz="0" w:space="0" w:color="auto"/>
        <w:bottom w:val="none" w:sz="0" w:space="0" w:color="auto"/>
        <w:right w:val="none" w:sz="0" w:space="0" w:color="auto"/>
      </w:divBdr>
    </w:div>
    <w:div w:id="2025083230">
      <w:bodyDiv w:val="1"/>
      <w:marLeft w:val="0"/>
      <w:marRight w:val="0"/>
      <w:marTop w:val="0"/>
      <w:marBottom w:val="0"/>
      <w:divBdr>
        <w:top w:val="none" w:sz="0" w:space="0" w:color="auto"/>
        <w:left w:val="none" w:sz="0" w:space="0" w:color="auto"/>
        <w:bottom w:val="none" w:sz="0" w:space="0" w:color="auto"/>
        <w:right w:val="none" w:sz="0" w:space="0" w:color="auto"/>
      </w:divBdr>
    </w:div>
    <w:div w:id="2099477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uechtnicht/Library/Mobile%20Documents/com~apple~CloudDocs/IP%20Report.docx" TargetMode="External"/><Relationship Id="rId18" Type="http://schemas.microsoft.com/office/2011/relationships/commentsExtended" Target="commentsExtended.xml"/><Relationship Id="rId26" Type="http://schemas.openxmlformats.org/officeDocument/2006/relationships/hyperlink" Target="http://conference.scipy.org/proceedings/scipy2010/pdfs/seabold.pdf" TargetMode="Externa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omments" Target="comments.xml"/><Relationship Id="rId25" Type="http://schemas.openxmlformats.org/officeDocument/2006/relationships/hyperlink" Target="https://doi.org/10.1109/MCSE.2007.5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2.png"/><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5.xm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file:////Users/fruechtnicht/Library/Mobile%20Documents/com~apple~CloudDocs/IP%20Report.docx" TargetMode="External"/><Relationship Id="rId23" Type="http://schemas.openxmlformats.org/officeDocument/2006/relationships/image" Target="media/image5.png"/><Relationship Id="rId28" Type="http://schemas.openxmlformats.org/officeDocument/2006/relationships/hyperlink" Target="http://jmlr.csail.mit.edu/papers/v12/pedregosa11a.html" TargetMode="External"/><Relationship Id="rId10" Type="http://schemas.openxmlformats.org/officeDocument/2006/relationships/footer" Target="footer2.xml"/><Relationship Id="rId19" Type="http://schemas.microsoft.com/office/2016/09/relationships/commentsIds" Target="commentsIds.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fruechtnicht/Library/Mobile%20Documents/com~apple~CloudDocs/IP%20Report.docx" TargetMode="External"/><Relationship Id="rId22" Type="http://schemas.openxmlformats.org/officeDocument/2006/relationships/image" Target="media/image4.png"/><Relationship Id="rId27" Type="http://schemas.openxmlformats.org/officeDocument/2006/relationships/footer" Target="footer6.xml"/><Relationship Id="rId30" Type="http://schemas.openxmlformats.org/officeDocument/2006/relationships/footer" Target="footer8.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B80FB3-60EF-8F40-96EA-488CA6327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4764</Words>
  <Characters>27157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Pedro Anastacio (M20180040)</dc:creator>
  <cp:lastModifiedBy>Lukas Früchtnicht</cp:lastModifiedBy>
  <cp:revision>2</cp:revision>
  <dcterms:created xsi:type="dcterms:W3CDTF">2018-12-19T07:57:00Z</dcterms:created>
  <dcterms:modified xsi:type="dcterms:W3CDTF">2018-12-19T07:57:00Z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